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id="1" name="image1.jpg"/>
            <a:graphic>
              <a:graphicData uri="http://schemas.openxmlformats.org/drawingml/2006/picture">
                <pic:pic>
                  <pic:nvPicPr>
                    <pic:cNvPr id="0" name="image1.jpg"/>
                    <pic:cNvPicPr preferRelativeResize="0"/>
                  </pic:nvPicPr>
                  <pic:blipFill>
                    <a:blip r:embed="rId7"/>
                    <a:srcRect b="24537" l="0" r="0" t="24537"/>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rPr/>
      </w:pPr>
      <w:bookmarkStart w:colFirst="0" w:colLast="0" w:name="_hbd72lc4wy8p" w:id="0"/>
      <w:bookmarkEnd w:id="0"/>
      <w:r w:rsidDel="00000000" w:rsidR="00000000" w:rsidRPr="00000000">
        <w:rPr>
          <w:rtl w:val="0"/>
        </w:rPr>
        <w:t xml:space="preserve">New Relic Agentic Orchestration Initiative Brief</w:t>
      </w:r>
    </w:p>
    <w:p w:rsidR="00000000" w:rsidDel="00000000" w:rsidP="00000000" w:rsidRDefault="00000000" w:rsidRPr="00000000" w14:paraId="00000003">
      <w:pPr>
        <w:rPr>
          <w:i w:val="1"/>
          <w:iCs w:val="1"/>
        </w:rPr>
      </w:pPr>
      <w:r w:rsidDel="00000000" w:rsidR="00000000" w:rsidRPr="00000000">
        <w:rPr>
          <w:i w:val="1"/>
          <w:iCs w:val="1"/>
          <w:rtl w:val="0"/>
        </w:rPr>
        <w:t xml:space="preserve">Updated 05/13/25</w:t>
      </w:r>
    </w:p>
    <w:p w:rsidR="00000000" w:rsidDel="00000000" w:rsidP="00000000" w:rsidRDefault="00000000" w:rsidRPr="00000000" w14:paraId="00000004">
      <w:pPr>
        <w:pStyle w:val="Heading1"/>
        <w:spacing w:line="360" w:lineRule="auto"/>
        <w:rPr/>
      </w:pPr>
      <w:bookmarkStart w:colFirst="0" w:colLast="0" w:name="_3zrq53bhomso" w:id="1"/>
      <w:bookmarkEnd w:id="1"/>
      <w:r w:rsidDel="00000000" w:rsidR="00000000" w:rsidRPr="00000000">
        <w:rPr>
          <w:rtl w:val="0"/>
        </w:rPr>
        <w:t xml:space="preserve">Executive Summary / Introduction</w:t>
      </w:r>
    </w:p>
    <w:p w:rsidR="00000000" w:rsidDel="00000000" w:rsidP="00000000" w:rsidRDefault="00000000" w:rsidRPr="00000000" w14:paraId="00000005">
      <w:pPr>
        <w:spacing w:line="360" w:lineRule="auto"/>
        <w:rPr>
          <w:ins w:author="Elise Sutherland" w:id="0" w:date="2025-10-07T01:31:56Z"/>
        </w:rPr>
      </w:pPr>
      <w:r w:rsidDel="00000000" w:rsidR="00000000" w:rsidRPr="00000000">
        <w:rPr>
          <w:rtl w:val="0"/>
        </w:rPr>
        <w:t xml:space="preserve">This document outlines the product requirements for the New Relic Agentic Orchestration (NRAI) platform, which will facilitate the creation and use of autonomous AI agent Observability specialists. These specialist AI agents will reduce human toil by automating observability, troubleshooting, and incident response tasks on the New Relic platform but also across someone’s ITSM/SDLC toolchain.</w:t>
      </w:r>
      <w:r w:rsidDel="00000000" w:rsidR="00000000" w:rsidRPr="00000000">
        <w:rPr>
          <w:rtl w:val="0"/>
        </w:rPr>
        <w:t xml:space="preserve"> </w:t>
      </w:r>
      <w:r w:rsidDel="00000000" w:rsidR="00000000" w:rsidRPr="00000000">
        <w:rPr>
          <w:rtl w:val="0"/>
        </w:rPr>
        <w:t xml:space="preserve">The extensible API-driven platform will leverage AI agents, an agent orchestration layer, a collection of tools commonly accessible to agents, a shared memory component allowing agents to pass context to one another even across platforms, </w:t>
      </w:r>
      <w:commentRangeStart w:id="0"/>
      <w:r w:rsidDel="00000000" w:rsidR="00000000" w:rsidRPr="00000000">
        <w:rPr>
          <w:rtl w:val="0"/>
        </w:rPr>
        <w:t xml:space="preserve">and a RAG platform to orchestrate workflows,</w:t>
      </w:r>
      <w:commentRangeEnd w:id="0"/>
      <w:r w:rsidDel="00000000" w:rsidR="00000000" w:rsidRPr="00000000">
        <w:commentReference w:id="0"/>
      </w:r>
      <w:r w:rsidDel="00000000" w:rsidR="00000000" w:rsidRPr="00000000">
        <w:rPr>
          <w:rtl w:val="0"/>
        </w:rPr>
        <w:t xml:space="preserve"> enhance collaboration, and provide intelligent insights.</w:t>
      </w:r>
      <w:r w:rsidDel="00000000" w:rsidR="00000000" w:rsidRPr="00000000">
        <w:rPr>
          <w:rtl w:val="0"/>
        </w:rPr>
        <w:t xml:space="preserve"> In addition to the aforementioned, k</w:t>
      </w:r>
      <w:r w:rsidDel="00000000" w:rsidR="00000000" w:rsidRPr="00000000">
        <w:rPr>
          <w:rtl w:val="0"/>
        </w:rPr>
        <w:t xml:space="preserve">ey features include integrations with popular platforms (e.g., Slack, Jira, GitHub), a public API for customization, and a generative user experience.</w:t>
      </w:r>
      <w:r w:rsidDel="00000000" w:rsidR="00000000" w:rsidRPr="00000000">
        <w:rPr>
          <w:rtl w:val="0"/>
        </w:rPr>
        <w:t xml:space="preserve"> </w:t>
      </w:r>
      <w:r w:rsidDel="00000000" w:rsidR="00000000" w:rsidRPr="00000000">
        <w:rPr>
          <w:rtl w:val="0"/>
        </w:rPr>
        <w:t xml:space="preserve">The platform will also provide tools to help both New Relic product teams and customers to customize and extend the platform's capabilities to </w:t>
      </w:r>
      <w:commentRangeStart w:id="1"/>
      <w:r w:rsidDel="00000000" w:rsidR="00000000" w:rsidRPr="00000000">
        <w:rPr>
          <w:rtl w:val="0"/>
        </w:rPr>
        <w:t xml:space="preserve">address their unique needs.</w:t>
      </w:r>
      <w:commentRangeEnd w:id="1"/>
      <w:r w:rsidDel="00000000" w:rsidR="00000000" w:rsidRPr="00000000">
        <w:commentReference w:id="1"/>
      </w:r>
      <w:r w:rsidDel="00000000" w:rsidR="00000000" w:rsidRPr="00000000">
        <w:rPr>
          <w:rtl w:val="0"/>
        </w:rPr>
        <w:t xml:space="preserve"> </w:t>
      </w:r>
      <w:r w:rsidDel="00000000" w:rsidR="00000000" w:rsidRPr="00000000">
        <w:rPr>
          <w:rtl w:val="0"/>
        </w:rPr>
        <w:t xml:space="preserve">The roadmap prioritizes the development of specialized agents, external integrations, and a robust API, with a focus on delivering an MVP by February 2025.</w:t>
      </w:r>
      <w:ins w:author="Elise Sutherland" w:id="0" w:date="2025-10-07T01:31:56Z">
        <w:commentRangeStart w:id="2"/>
        <w:commentRangeStart w:id="3"/>
        <w:r w:rsidDel="00000000" w:rsidR="00000000" w:rsidRPr="00000000">
          <w:rPr>
            <w:rtl w:val="0"/>
          </w:rPr>
        </w:r>
      </w:ins>
    </w:p>
    <w:p w:rsidR="00000000" w:rsidDel="00000000" w:rsidP="00000000" w:rsidRDefault="00000000" w:rsidRPr="00000000" w14:paraId="00000006">
      <w:pPr>
        <w:spacing w:line="360" w:lineRule="auto"/>
        <w:rPr>
          <w:ins w:author="Elise Sutherland" w:id="0" w:date="2025-10-07T01:31:56Z"/>
        </w:rPr>
      </w:pPr>
      <w:ins w:author="Elise Sutherland" w:id="0" w:date="2025-10-07T01:31:56Z">
        <w:r w:rsidDel="00000000" w:rsidR="00000000" w:rsidRPr="00000000">
          <w:rPr>
            <w:rtl w:val="0"/>
          </w:rPr>
        </w:r>
      </w:ins>
    </w:p>
    <w:p w:rsidR="00000000" w:rsidDel="00000000" w:rsidP="00000000" w:rsidRDefault="00000000" w:rsidRPr="00000000" w14:paraId="00000007">
      <w:pPr>
        <w:rPr>
          <w:ins w:author="Elise Sutherland" w:id="0" w:date="2025-10-07T01:31:56Z"/>
          <w:b w:val="1"/>
          <w:bCs w:val="1"/>
          <w:rPrChange w:author="Elise Sutherland" w:id="1" w:date="2025-10-07T01:31:56Z">
            <w:rPr/>
          </w:rPrChange>
        </w:rPr>
      </w:pPr>
      <w:ins w:author="Elise Sutherland" w:id="0" w:date="2025-10-07T01:31:56Z">
        <w:commentRangeStart w:id="2"/>
        <w:commentRangeEnd w:id="2"/>
        <w:r w:rsidDel="00000000" w:rsidR="00000000" w:rsidRPr="00000000">
          <w:commentReference w:id="2"/>
        </w:r>
        <w:commentRangeStart w:id="3"/>
        <w:commentRangeEnd w:id="3"/>
        <w:r w:rsidDel="00000000" w:rsidR="00000000" w:rsidRPr="00000000">
          <w:commentReference w:id="3"/>
        </w:r>
        <w:r w:rsidDel="00000000" w:rsidR="00000000" w:rsidRPr="00000000">
          <w:rPr>
            <w:rtl w:val="0"/>
          </w:rPr>
        </w:r>
      </w:ins>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5160"/>
        <w:gridCol w:w="2535"/>
        <w:tblGridChange w:id="0">
          <w:tblGrid>
            <w:gridCol w:w="1830"/>
            <w:gridCol w:w="5160"/>
            <w:gridCol w:w="2535"/>
          </w:tblGrid>
        </w:tblGridChange>
      </w:tblGrid>
      <w:tr>
        <w:trPr>
          <w:cantSplit w:val="0"/>
          <w:trHeight w:val="515" w:hRule="atLeast"/>
          <w:tblHeader w:val="0"/>
          <w:ins w:author="Elise Sutherland" w:id="0" w:date="2025-10-07T01:31:56Z"/>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ins w:author="Elise Sutherland" w:id="0" w:date="2025-10-07T01:31:56Z"/>
                <w:b w:val="1"/>
                <w:bCs w:val="1"/>
                <w:rPrChange w:author="Elise Sutherland" w:id="1" w:date="2025-10-07T01:31:56Z">
                  <w:rPr/>
                </w:rPrChange>
              </w:rPr>
            </w:pPr>
            <w:ins w:author="Elise Sutherland" w:id="0" w:date="2025-10-07T01:31:56Z">
              <w:r w:rsidDel="00000000" w:rsidR="00000000" w:rsidRPr="00000000">
                <w:rPr>
                  <w:b w:val="1"/>
                  <w:bCs w:val="1"/>
                  <w:rtl w:val="0"/>
                  <w:rPrChange w:author="Elise Sutherland" w:id="1" w:date="2025-10-07T01:31:56Z">
                    <w:rPr/>
                  </w:rPrChange>
                </w:rPr>
                <w:t xml:space="preserve">Roles</w:t>
              </w:r>
            </w:ins>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ins w:author="Elise Sutherland" w:id="0" w:date="2025-10-07T01:31:56Z"/>
                <w:b w:val="1"/>
                <w:bCs w:val="1"/>
                <w:rPrChange w:author="Elise Sutherland" w:id="1" w:date="2025-10-07T01:31:56Z">
                  <w:rPr/>
                </w:rPrChange>
              </w:rPr>
            </w:pPr>
            <w:ins w:author="Elise Sutherland" w:id="0" w:date="2025-10-07T01:31:56Z">
              <w:r w:rsidDel="00000000" w:rsidR="00000000" w:rsidRPr="00000000">
                <w:rPr>
                  <w:b w:val="1"/>
                  <w:bCs w:val="1"/>
                  <w:rtl w:val="0"/>
                  <w:rPrChange w:author="Elise Sutherland" w:id="1" w:date="2025-10-07T01:31:56Z">
                    <w:rPr/>
                  </w:rPrChange>
                </w:rPr>
                <w:t xml:space="preserve">Approved by</w:t>
              </w:r>
            </w:ins>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ins w:author="Elise Sutherland" w:id="0" w:date="2025-10-07T01:31:56Z"/>
                <w:b w:val="1"/>
                <w:bCs w:val="1"/>
                <w:rPrChange w:author="Elise Sutherland" w:id="1" w:date="2025-10-07T01:31:56Z">
                  <w:rPr/>
                </w:rPrChange>
              </w:rPr>
            </w:pPr>
            <w:ins w:author="Elise Sutherland" w:id="0" w:date="2025-10-07T01:31:56Z">
              <w:r w:rsidDel="00000000" w:rsidR="00000000" w:rsidRPr="00000000">
                <w:rPr>
                  <w:b w:val="1"/>
                  <w:bCs w:val="1"/>
                  <w:rtl w:val="0"/>
                  <w:rPrChange w:author="Elise Sutherland" w:id="1" w:date="2025-10-07T01:31:56Z">
                    <w:rPr/>
                  </w:rPrChange>
                </w:rPr>
                <w:t xml:space="preserve">Date Approved</w:t>
              </w:r>
            </w:ins>
          </w:p>
        </w:tc>
      </w:tr>
      <w:tr>
        <w:trPr>
          <w:cantSplit w:val="0"/>
          <w:trHeight w:val="615" w:hRule="atLeast"/>
          <w:tblHeader w:val="0"/>
          <w:ins w:author="Elise Sutherland" w:id="0" w:date="2025-10-07T01:31:56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ins w:author="Elise Sutherland" w:id="0" w:date="2025-10-07T01:31:56Z"/>
                <w:b w:val="1"/>
                <w:bCs w:val="1"/>
                <w:rPrChange w:author="Elise Sutherland" w:id="1" w:date="2025-10-07T01:31:56Z">
                  <w:rPr/>
                </w:rPrChange>
              </w:rPr>
            </w:pPr>
            <w:ins w:author="Elise Sutherland" w:id="0" w:date="2025-10-07T01:31:56Z">
              <w:r w:rsidDel="00000000" w:rsidR="00000000" w:rsidRPr="00000000">
                <w:rPr>
                  <w:b w:val="1"/>
                  <w:bCs w:val="1"/>
                  <w:rtl w:val="0"/>
                  <w:rPrChange w:author="Elise Sutherland" w:id="1" w:date="2025-10-07T01:31:56Z">
                    <w:rPr/>
                  </w:rPrChange>
                </w:rPr>
                <w:t xml:space="preserve">P-STL</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ins w:author="Elise Sutherland" w:id="0" w:date="2025-10-07T01:31:56Z"/>
                <w:b w:val="1"/>
                <w:bCs w:val="1"/>
                <w:rPrChange w:author="Elise Sutherland" w:id="1" w:date="2025-10-07T01:31:56Z">
                  <w:rPr/>
                </w:rPrChange>
              </w:rPr>
            </w:pPr>
            <w:ins w:author="Elise Sutherland" w:id="0" w:date="2025-10-07T01:31:56Z">
              <w:r w:rsidDel="00000000" w:rsidR="00000000" w:rsidRPr="00000000">
                <w:fldChar w:fldCharType="begin"/>
              </w:r>
              <w:r w:rsidDel="00000000" w:rsidR="00000000" w:rsidRPr="00000000">
                <w:instrText xml:space="preserve">HYPERLINK "mailto:dmuthu@newrelic.com"</w:instrText>
              </w:r>
              <w:r w:rsidDel="00000000" w:rsidR="00000000" w:rsidRPr="00000000">
                <w:fldChar w:fldCharType="separate"/>
              </w:r>
              <w:r w:rsidDel="00000000" w:rsidR="00000000" w:rsidRPr="00000000">
                <w:rPr>
                  <w:b w:val="1"/>
                  <w:bCs w:val="1"/>
                  <w:rtl w:val="0"/>
                  <w:rPrChange w:author="Elise Sutherland" w:id="1" w:date="2025-10-07T01:31:56Z">
                    <w:rPr>
                      <w:color w:val="0000ee"/>
                      <w:u w:val="single"/>
                    </w:rPr>
                  </w:rPrChange>
                </w:rPr>
                <w:t xml:space="preserve">Dharmendra Muthu</w:t>
              </w:r>
              <w:r w:rsidDel="00000000" w:rsidR="00000000" w:rsidRPr="00000000">
                <w:fldChar w:fldCharType="end"/>
              </w:r>
              <w:r w:rsidDel="00000000" w:rsidR="00000000" w:rsidRPr="00000000">
                <w:rPr>
                  <w:b w:val="1"/>
                  <w:bCs w:val="1"/>
                  <w:rtl w:val="0"/>
                  <w:rPrChange w:author="Elise Sutherland" w:id="1" w:date="2025-10-07T01:31:56Z">
                    <w:rPr/>
                  </w:rPrChange>
                </w:rPr>
                <w:t xml:space="preserve">or </w:t>
              </w:r>
              <w:r w:rsidDel="00000000" w:rsidR="00000000" w:rsidRPr="00000000">
                <w:fldChar w:fldCharType="begin"/>
              </w:r>
              <w:r w:rsidDel="00000000" w:rsidR="00000000" w:rsidRPr="00000000">
                <w:instrText xml:space="preserve">HYPERLINK "mailto:cswita@newrelic.com"</w:instrText>
              </w:r>
              <w:r w:rsidDel="00000000" w:rsidR="00000000" w:rsidRPr="00000000">
                <w:fldChar w:fldCharType="separate"/>
              </w:r>
              <w:r w:rsidDel="00000000" w:rsidR="00000000" w:rsidRPr="00000000">
                <w:rPr>
                  <w:b w:val="1"/>
                  <w:bCs w:val="1"/>
                  <w:rtl w:val="0"/>
                  <w:rPrChange w:author="Elise Sutherland" w:id="1" w:date="2025-10-07T01:31:56Z">
                    <w:rPr>
                      <w:color w:val="0000ee"/>
                      <w:u w:val="single"/>
                    </w:rPr>
                  </w:rPrChange>
                </w:rPr>
                <w:t xml:space="preserve">Camden Swita</w:t>
              </w:r>
              <w:r w:rsidDel="00000000" w:rsidR="00000000" w:rsidRPr="00000000">
                <w:fldChar w:fldCharType="end"/>
              </w:r>
              <w:r w:rsidDel="00000000" w:rsidR="00000000" w:rsidRPr="00000000">
                <w:rPr>
                  <w:rtl w:val="0"/>
                </w:rPr>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ins w:author="Elise Sutherland" w:id="0" w:date="2025-10-07T01:31:56Z"/>
                <w:b w:val="1"/>
                <w:bCs w:val="1"/>
                <w:rPrChange w:author="Elise Sutherland" w:id="1" w:date="2025-10-07T01:31:56Z">
                  <w:rPr/>
                </w:rPrChange>
              </w:rPr>
            </w:pPr>
            <w:ins w:author="Elise Sutherland" w:id="0" w:date="2025-10-07T01:31:56Z">
              <w:r w:rsidDel="00000000" w:rsidR="00000000" w:rsidRPr="00000000">
                <w:rPr>
                  <w:rtl w:val="0"/>
                </w:rPr>
              </w:r>
            </w:ins>
          </w:p>
        </w:tc>
      </w:tr>
      <w:tr>
        <w:trPr>
          <w:cantSplit w:val="0"/>
          <w:trHeight w:val="695.92529296875" w:hRule="atLeast"/>
          <w:tblHeader w:val="0"/>
          <w:ins w:author="Elise Sutherland" w:id="0" w:date="2025-10-07T01:31:56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ins w:author="Elise Sutherland" w:id="0" w:date="2025-10-07T01:31:56Z"/>
                <w:b w:val="1"/>
                <w:bCs w:val="1"/>
                <w:rPrChange w:author="Elise Sutherland" w:id="1" w:date="2025-10-07T01:31:56Z">
                  <w:rPr/>
                </w:rPrChange>
              </w:rPr>
            </w:pPr>
            <w:ins w:author="Elise Sutherland" w:id="0" w:date="2025-10-07T01:31:56Z">
              <w:r w:rsidDel="00000000" w:rsidR="00000000" w:rsidRPr="00000000">
                <w:rPr>
                  <w:b w:val="1"/>
                  <w:bCs w:val="1"/>
                  <w:rtl w:val="0"/>
                  <w:rPrChange w:author="Elise Sutherland" w:id="1" w:date="2025-10-07T01:31:56Z">
                    <w:rPr/>
                  </w:rPrChange>
                </w:rPr>
                <w:t xml:space="preserve">E-STL</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ins w:author="Elise Sutherland" w:id="0" w:date="2025-10-07T01:31:56Z"/>
                <w:b w:val="1"/>
                <w:bCs w:val="1"/>
                <w:rPrChange w:author="Elise Sutherland" w:id="1" w:date="2025-10-07T01:31:56Z">
                  <w:rPr/>
                </w:rPrChange>
              </w:rPr>
            </w:pPr>
            <w:ins w:author="Elise Sutherland" w:id="0" w:date="2025-10-07T01:31:56Z">
              <w:r w:rsidDel="00000000" w:rsidR="00000000" w:rsidRPr="00000000">
                <w:fldChar w:fldCharType="begin"/>
              </w:r>
              <w:r w:rsidDel="00000000" w:rsidR="00000000" w:rsidRPr="00000000">
                <w:instrText xml:space="preserve">HYPERLINK "mailto:vantani@newrelic.com"</w:instrText>
              </w:r>
              <w:r w:rsidDel="00000000" w:rsidR="00000000" w:rsidRPr="00000000">
                <w:fldChar w:fldCharType="separate"/>
              </w:r>
              <w:r w:rsidDel="00000000" w:rsidR="00000000" w:rsidRPr="00000000">
                <w:rPr>
                  <w:b w:val="1"/>
                  <w:bCs w:val="1"/>
                  <w:rtl w:val="0"/>
                  <w:rPrChange w:author="Elise Sutherland" w:id="1" w:date="2025-10-07T01:31:56Z">
                    <w:rPr>
                      <w:color w:val="0000ee"/>
                      <w:u w:val="single"/>
                    </w:rPr>
                  </w:rPrChange>
                </w:rPr>
                <w:t xml:space="preserve">Ved Antani</w:t>
              </w:r>
              <w:r w:rsidDel="00000000" w:rsidR="00000000" w:rsidRPr="00000000">
                <w:fldChar w:fldCharType="end"/>
              </w:r>
              <w:r w:rsidDel="00000000" w:rsidR="00000000" w:rsidRPr="00000000">
                <w:rPr>
                  <w:rtl w:val="0"/>
                </w:rPr>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ins w:author="Elise Sutherland" w:id="0" w:date="2025-10-07T01:31:56Z"/>
                <w:b w:val="1"/>
                <w:bCs w:val="1"/>
                <w:rPrChange w:author="Elise Sutherland" w:id="1" w:date="2025-10-07T01:31:56Z">
                  <w:rPr/>
                </w:rPrChange>
              </w:rPr>
            </w:pPr>
            <w:ins w:author="Elise Sutherland" w:id="0" w:date="2025-10-07T01:31:56Z">
              <w:r w:rsidDel="00000000" w:rsidR="00000000" w:rsidRPr="00000000">
                <w:rPr>
                  <w:rtl w:val="0"/>
                </w:rPr>
              </w:r>
            </w:ins>
          </w:p>
        </w:tc>
      </w:tr>
      <w:tr>
        <w:trPr>
          <w:cantSplit w:val="0"/>
          <w:trHeight w:val="735" w:hRule="atLeast"/>
          <w:tblHeader w:val="0"/>
          <w:ins w:author="Elise Sutherland" w:id="0" w:date="2025-10-07T01:31:56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ins w:author="Elise Sutherland" w:id="0" w:date="2025-10-07T01:31:56Z"/>
                <w:b w:val="1"/>
                <w:bCs w:val="1"/>
                <w:rPrChange w:author="Elise Sutherland" w:id="1" w:date="2025-10-07T01:31:56Z">
                  <w:rPr/>
                </w:rPrChange>
              </w:rPr>
            </w:pPr>
            <w:ins w:author="Elise Sutherland" w:id="0" w:date="2025-10-07T01:31:56Z">
              <w:r w:rsidDel="00000000" w:rsidR="00000000" w:rsidRPr="00000000">
                <w:rPr>
                  <w:b w:val="1"/>
                  <w:bCs w:val="1"/>
                  <w:rtl w:val="0"/>
                  <w:rPrChange w:author="Elise Sutherland" w:id="1" w:date="2025-10-07T01:31:56Z">
                    <w:rPr/>
                  </w:rPrChange>
                </w:rPr>
                <w:t xml:space="preserve">UX Team</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ins w:author="Elise Sutherland" w:id="0" w:date="2025-10-07T01:31:56Z"/>
                <w:b w:val="1"/>
                <w:bCs w:val="1"/>
                <w:rPrChange w:author="Elise Sutherland" w:id="1" w:date="2025-10-07T01:31:56Z">
                  <w:rPr/>
                </w:rPrChange>
              </w:rPr>
            </w:pPr>
            <w:ins w:author="Elise Sutherland" w:id="0" w:date="2025-10-07T01:31:56Z">
              <w:r w:rsidDel="00000000" w:rsidR="00000000" w:rsidRPr="00000000">
                <w:rPr>
                  <w:rtl w:val="0"/>
                </w:rPr>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ins w:author="Elise Sutherland" w:id="0" w:date="2025-10-07T01:31:56Z"/>
                <w:b w:val="1"/>
                <w:bCs w:val="1"/>
                <w:rPrChange w:author="Elise Sutherland" w:id="1" w:date="2025-10-07T01:31:56Z">
                  <w:rPr/>
                </w:rPrChange>
              </w:rPr>
            </w:pPr>
            <w:ins w:author="Elise Sutherland" w:id="0" w:date="2025-10-07T01:31:56Z">
              <w:r w:rsidDel="00000000" w:rsidR="00000000" w:rsidRPr="00000000">
                <w:rPr>
                  <w:rtl w:val="0"/>
                </w:rPr>
              </w:r>
            </w:ins>
          </w:p>
        </w:tc>
      </w:tr>
    </w:tbl>
    <w:p w:rsidR="00000000" w:rsidDel="00000000" w:rsidP="00000000" w:rsidRDefault="00000000" w:rsidRPr="00000000" w14:paraId="00000014">
      <w:pPr>
        <w:rPr>
          <w:ins w:author="Elise Sutherland" w:id="0" w:date="2025-10-07T01:31:56Z"/>
        </w:rPr>
      </w:pPr>
      <w:ins w:author="Elise Sutherland" w:id="0" w:date="2025-10-07T01:31:56Z">
        <w:r w:rsidDel="00000000" w:rsidR="00000000" w:rsidRPr="00000000">
          <w:rPr>
            <w:rtl w:val="0"/>
          </w:rPr>
        </w:r>
      </w:ins>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pStyle w:val="Heading1"/>
        <w:pBdr>
          <w:top w:color="auto" w:space="0" w:sz="0" w:val="none"/>
          <w:left w:color="auto" w:space="0" w:sz="0" w:val="none"/>
          <w:bottom w:color="auto" w:space="0" w:sz="0" w:val="none"/>
          <w:right w:color="auto" w:space="0" w:sz="0" w:val="none"/>
          <w:between w:color="auto" w:space="0" w:sz="0" w:val="none"/>
        </w:pBdr>
        <w:spacing w:after="0" w:line="360" w:lineRule="auto"/>
        <w:rPr/>
      </w:pPr>
      <w:bookmarkStart w:colFirst="0" w:colLast="0" w:name="_zbqbpbkivmm" w:id="2"/>
      <w:bookmarkEnd w:id="2"/>
      <w:r w:rsidDel="00000000" w:rsidR="00000000" w:rsidRPr="00000000">
        <w:rPr>
          <w:rtl w:val="0"/>
        </w:rPr>
        <w:t xml:space="preserve">Opportunity summary</w:t>
      </w:r>
    </w:p>
    <w:p w:rsidR="00000000" w:rsidDel="00000000" w:rsidP="00000000" w:rsidRDefault="00000000" w:rsidRPr="00000000" w14:paraId="00000017">
      <w:pPr>
        <w:pStyle w:val="Heading2"/>
        <w:pBdr>
          <w:left w:color="auto" w:space="0" w:sz="0" w:val="none"/>
        </w:pBdr>
        <w:spacing w:after="240" w:lineRule="auto"/>
        <w:rPr/>
      </w:pPr>
      <w:bookmarkStart w:colFirst="0" w:colLast="0" w:name="_z7xwqi7kgzqy" w:id="3"/>
      <w:bookmarkEnd w:id="3"/>
      <w:r w:rsidDel="00000000" w:rsidR="00000000" w:rsidRPr="00000000">
        <w:rPr>
          <w:rtl w:val="0"/>
        </w:rPr>
        <w:t xml:space="preserve">Customer challenges we’re tackling</w:t>
      </w:r>
    </w:p>
    <w:p w:rsidR="00000000" w:rsidDel="00000000" w:rsidP="00000000" w:rsidRDefault="00000000" w:rsidRPr="00000000" w14:paraId="00000018">
      <w:pPr>
        <w:pStyle w:val="Heading3"/>
        <w:pBdr>
          <w:left w:color="auto" w:space="0" w:sz="0" w:val="none"/>
        </w:pBdr>
        <w:spacing w:after="240" w:lineRule="auto"/>
        <w:rPr/>
      </w:pPr>
      <w:bookmarkStart w:colFirst="0" w:colLast="0" w:name="_71s6gtp8v8j6" w:id="4"/>
      <w:bookmarkEnd w:id="4"/>
      <w:r w:rsidDel="00000000" w:rsidR="00000000" w:rsidRPr="00000000">
        <w:rPr>
          <w:rtl w:val="0"/>
        </w:rPr>
        <w:t xml:space="preserve">High-level customer challenges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360" w:lineRule="auto"/>
        <w:rPr/>
      </w:pPr>
      <w:r w:rsidDel="00000000" w:rsidR="00000000" w:rsidRPr="00000000">
        <w:rPr>
          <w:rtl w:val="0"/>
        </w:rPr>
        <w:t xml:space="preserve">Modern IT and DevOps teams face mounting pressure to ensure application performance and reliability while reducing overhead and spend on expensive tools. They grapple with two primary challenges:</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line="360" w:lineRule="auto"/>
        <w:ind w:left="720" w:hanging="360"/>
      </w:pPr>
      <w:commentRangeStart w:id="4"/>
      <w:commentRangeStart w:id="5"/>
      <w:r w:rsidDel="00000000" w:rsidR="00000000" w:rsidRPr="00000000">
        <w:rPr>
          <w:b w:val="1"/>
          <w:bCs w:val="1"/>
          <w:rtl w:val="0"/>
        </w:rPr>
        <w:t xml:space="preserve">Tool fragmentation and its impact on efficiency:</w:t>
      </w:r>
      <w:r w:rsidDel="00000000" w:rsidR="00000000" w:rsidRPr="00000000">
        <w:rPr>
          <w:rtl w:val="0"/>
        </w:rPr>
        <w:t xml:space="preserve">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Engineers are forced to juggle multiple observability tools, leading to budget strain, inefficient workflows, increased error rates, and prolonged incident resolution times. Research says 45% of engineers use five or more observability tools, the average being 4.5. This constant switching between platforms creates friction and frustration, hindering productivity and increasing the risk of errors during critical incident response. Not to mention it’s rarely cheaper to spread expenses out across 5+ vendors.</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b w:val="1"/>
          <w:bCs w:val="1"/>
          <w:rtl w:val="0"/>
        </w:rPr>
        <w:t xml:space="preserve">Data overload and complexity resulting in oversights:</w:t>
      </w:r>
      <w:r w:rsidDel="00000000" w:rsidR="00000000" w:rsidRPr="00000000">
        <w:rPr>
          <w:rtl w:val="0"/>
        </w:rPr>
        <w:t xml:space="preserve"> The sheer volume and complexity of metrics generated by modern applications can be overwhelming. Even within a single platform like New Relic, </w:t>
      </w:r>
      <w:commentRangeStart w:id="6"/>
      <w:commentRangeStart w:id="7"/>
      <w:r w:rsidDel="00000000" w:rsidR="00000000" w:rsidRPr="00000000">
        <w:rPr>
          <w:rtl w:val="0"/>
        </w:rPr>
        <w:t xml:space="preserve">correlating data across different dashboards</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and services requires manual effort and specialized expertise. This complexity contributes to slow incident detection and resolution. Statistics show that the median annual downtime from high-business-impact outages is 77 hours (cumulative, obviously), costing approximately $146 million, </w:t>
      </w:r>
      <w:commentRangeStart w:id="8"/>
      <w:r w:rsidDel="00000000" w:rsidR="00000000" w:rsidRPr="00000000">
        <w:rPr>
          <w:rtl w:val="0"/>
        </w:rPr>
        <w:t xml:space="preserve">while the sum of elapsed mean time to detect (MTTD) an outage is 134 hours per year.</w:t>
      </w:r>
      <w:commentRangeEnd w:id="8"/>
      <w:r w:rsidDel="00000000" w:rsidR="00000000" w:rsidRPr="00000000">
        <w:commentReference w:id="8"/>
      </w:r>
      <w:r w:rsidDel="00000000" w:rsidR="00000000" w:rsidRPr="00000000">
        <w:rPr>
          <w:rtl w:val="0"/>
        </w:rPr>
        <w:t xml:space="preserve"> That’s 134 hours spent suffering the consequences of incidents before they’re even officially noticed.</w:t>
      </w:r>
    </w:p>
    <w:p w:rsidR="00000000" w:rsidDel="00000000" w:rsidP="00000000" w:rsidRDefault="00000000" w:rsidRPr="00000000" w14:paraId="0000001C">
      <w:pPr>
        <w:pStyle w:val="Heading2"/>
        <w:pBdr>
          <w:left w:color="auto" w:space="0" w:sz="0" w:val="none"/>
        </w:pBdr>
        <w:spacing w:after="240" w:lineRule="auto"/>
        <w:rPr/>
      </w:pPr>
      <w:bookmarkStart w:colFirst="0" w:colLast="0" w:name="_c0mownxccbbd" w:id="5"/>
      <w:bookmarkEnd w:id="5"/>
      <w:r w:rsidDel="00000000" w:rsidR="00000000" w:rsidRPr="00000000">
        <w:rPr>
          <w:rtl w:val="0"/>
        </w:rPr>
        <w:t xml:space="preserve">New Relic Agentic Orchestration to the rescue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360" w:lineRule="auto"/>
        <w:rPr/>
      </w:pPr>
      <w:r w:rsidDel="00000000" w:rsidR="00000000" w:rsidRPr="00000000">
        <w:rPr>
          <w:rtl w:val="0"/>
        </w:rPr>
        <w:t xml:space="preserve">New Relic Agentic Orchestration addresses these challenges by helping customers automate complex tasks, streamline workflows, and gain deeper insights into their systems. </w:t>
      </w:r>
      <w:commentRangeStart w:id="9"/>
      <w:r w:rsidDel="00000000" w:rsidR="00000000" w:rsidRPr="00000000">
        <w:rPr>
          <w:rtl w:val="0"/>
        </w:rPr>
        <w:t xml:space="preserve">This translates into: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E">
      <w:pPr>
        <w:numPr>
          <w:ilvl w:val="0"/>
          <w:numId w:val="30"/>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b w:val="1"/>
          <w:bCs w:val="1"/>
          <w:rtl w:val="0"/>
        </w:rPr>
        <w:t xml:space="preserve">Faster </w:t>
      </w:r>
      <w:commentRangeStart w:id="10"/>
      <w:r w:rsidDel="00000000" w:rsidR="00000000" w:rsidRPr="00000000">
        <w:rPr>
          <w:b w:val="1"/>
          <w:bCs w:val="1"/>
          <w:rtl w:val="0"/>
        </w:rPr>
        <w:t xml:space="preserve">incident</w:t>
      </w:r>
      <w:commentRangeEnd w:id="10"/>
      <w:r w:rsidDel="00000000" w:rsidR="00000000" w:rsidRPr="00000000">
        <w:commentReference w:id="10"/>
      </w:r>
      <w:r w:rsidDel="00000000" w:rsidR="00000000" w:rsidRPr="00000000">
        <w:rPr>
          <w:b w:val="1"/>
          <w:bCs w:val="1"/>
          <w:rtl w:val="0"/>
        </w:rPr>
        <w:t xml:space="preserve"> resolution:</w:t>
      </w:r>
      <w:r w:rsidDel="00000000" w:rsidR="00000000" w:rsidRPr="00000000">
        <w:rPr>
          <w:rtl w:val="0"/>
        </w:rPr>
        <w:t xml:space="preserve"> Automated troubleshooting and incident response free up human operators to focus on more strategic initiatives.</w:t>
      </w:r>
    </w:p>
    <w:p w:rsidR="00000000" w:rsidDel="00000000" w:rsidP="00000000" w:rsidRDefault="00000000" w:rsidRPr="00000000" w14:paraId="0000001F">
      <w:pPr>
        <w:numPr>
          <w:ilvl w:val="0"/>
          <w:numId w:val="30"/>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b w:val="1"/>
          <w:bCs w:val="1"/>
          <w:rtl w:val="0"/>
        </w:rPr>
        <w:t xml:space="preserve">Reduced downtime:</w:t>
      </w:r>
      <w:r w:rsidDel="00000000" w:rsidR="00000000" w:rsidRPr="00000000">
        <w:rPr>
          <w:rtl w:val="0"/>
        </w:rPr>
        <w:t xml:space="preserve"> Automated remediation through agentic orchestration minimize the impact of incidents and help prevent future occurrences.</w:t>
      </w:r>
    </w:p>
    <w:p w:rsidR="00000000" w:rsidDel="00000000" w:rsidP="00000000" w:rsidRDefault="00000000" w:rsidRPr="00000000" w14:paraId="00000020">
      <w:pPr>
        <w:numPr>
          <w:ilvl w:val="0"/>
          <w:numId w:val="30"/>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b w:val="1"/>
          <w:bCs w:val="1"/>
          <w:rtl w:val="0"/>
        </w:rPr>
        <w:t xml:space="preserve">Increased efficiency:</w:t>
      </w:r>
      <w:r w:rsidDel="00000000" w:rsidR="00000000" w:rsidRPr="00000000">
        <w:rPr>
          <w:rtl w:val="0"/>
        </w:rPr>
        <w:t xml:space="preserve"> Automation of routine tasks allows teams to focus on </w:t>
      </w:r>
      <w:commentRangeStart w:id="11"/>
      <w:r w:rsidDel="00000000" w:rsidR="00000000" w:rsidRPr="00000000">
        <w:rPr>
          <w:rtl w:val="0"/>
        </w:rPr>
        <w:t xml:space="preserve">innovation and feature development.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21">
      <w:pPr>
        <w:numPr>
          <w:ilvl w:val="0"/>
          <w:numId w:val="30"/>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b w:val="1"/>
          <w:bCs w:val="1"/>
          <w:rtl w:val="0"/>
        </w:rPr>
        <w:t xml:space="preserve">More value for Observability spend:</w:t>
      </w:r>
      <w:r w:rsidDel="00000000" w:rsidR="00000000" w:rsidRPr="00000000">
        <w:rPr>
          <w:rtl w:val="0"/>
        </w:rPr>
        <w:t xml:space="preserve"> Agents provide deeper insights into system behavior, enabling proactive identification of potential issues.</w:t>
      </w:r>
    </w:p>
    <w:p w:rsidR="00000000" w:rsidDel="00000000" w:rsidP="00000000" w:rsidRDefault="00000000" w:rsidRPr="00000000" w14:paraId="00000022">
      <w:pPr>
        <w:pStyle w:val="Heading2"/>
        <w:pBdr>
          <w:left w:color="auto" w:space="0" w:sz="0" w:val="none"/>
        </w:pBdr>
        <w:spacing w:after="240" w:lineRule="auto"/>
        <w:rPr/>
      </w:pPr>
      <w:bookmarkStart w:colFirst="0" w:colLast="0" w:name="_3dkjlae8o5mf" w:id="6"/>
      <w:bookmarkEnd w:id="6"/>
      <w:r w:rsidDel="00000000" w:rsidR="00000000" w:rsidRPr="00000000">
        <w:rPr>
          <w:rtl w:val="0"/>
        </w:rPr>
        <w:t xml:space="preserve">Benefits for New Relic</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360" w:lineRule="auto"/>
        <w:rPr/>
      </w:pPr>
      <w:r w:rsidDel="00000000" w:rsidR="00000000" w:rsidRPr="00000000">
        <w:rPr>
          <w:rtl w:val="0"/>
        </w:rPr>
        <w:t xml:space="preserve">Agentic Orchestration not only delivers significant value to customers but also drives growth and market leadership for New Relic. If we provide value to customers as described above, naturally we can reclaim some of that value as revenue (through direct monetization via CCUs and by driving more use of New Relic in general). Specifically:</w:t>
      </w:r>
    </w:p>
    <w:p w:rsidR="00000000" w:rsidDel="00000000" w:rsidP="00000000" w:rsidRDefault="00000000" w:rsidRPr="00000000" w14:paraId="00000024">
      <w:pPr>
        <w:numPr>
          <w:ilvl w:val="0"/>
          <w:numId w:val="10"/>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b w:val="1"/>
          <w:bCs w:val="1"/>
          <w:rtl w:val="0"/>
        </w:rPr>
        <w:t xml:space="preserve">Increased customer satisfaction and retention:</w:t>
      </w:r>
      <w:r w:rsidDel="00000000" w:rsidR="00000000" w:rsidRPr="00000000">
        <w:rPr>
          <w:rtl w:val="0"/>
        </w:rPr>
        <w:t xml:space="preserve"> Enhanced product capabilities lead to improved customer experiences and loyalty.</w:t>
      </w:r>
    </w:p>
    <w:p w:rsidR="00000000" w:rsidDel="00000000" w:rsidP="00000000" w:rsidRDefault="00000000" w:rsidRPr="00000000" w14:paraId="00000025">
      <w:pPr>
        <w:numPr>
          <w:ilvl w:val="0"/>
          <w:numId w:val="10"/>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b w:val="1"/>
          <w:bCs w:val="1"/>
          <w:rtl w:val="0"/>
        </w:rPr>
        <w:t xml:space="preserve">Monetization through NR Compute:</w:t>
      </w:r>
      <w:r w:rsidDel="00000000" w:rsidR="00000000" w:rsidRPr="00000000">
        <w:rPr>
          <w:rtl w:val="0"/>
        </w:rPr>
        <w:t xml:space="preserve"> Consumption of Compute Units (CCUs) with each API call to the NRAI agentic API (read more about that later) generates a direct revenue stream tied to usage.</w:t>
      </w:r>
    </w:p>
    <w:p w:rsidR="00000000" w:rsidDel="00000000" w:rsidP="00000000" w:rsidRDefault="00000000" w:rsidRPr="00000000" w14:paraId="00000026">
      <w:pPr>
        <w:numPr>
          <w:ilvl w:val="0"/>
          <w:numId w:val="10"/>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b w:val="1"/>
          <w:bCs w:val="1"/>
          <w:rtl w:val="0"/>
        </w:rPr>
        <w:t xml:space="preserve">Expanded surface area:</w:t>
      </w:r>
      <w:r w:rsidDel="00000000" w:rsidR="00000000" w:rsidRPr="00000000">
        <w:rPr>
          <w:rtl w:val="0"/>
        </w:rPr>
        <w:t xml:space="preserve"> Integration with external platforms broadens New Relic's reach to new users and use cases.</w:t>
      </w:r>
    </w:p>
    <w:p w:rsidR="00000000" w:rsidDel="00000000" w:rsidP="00000000" w:rsidRDefault="00000000" w:rsidRPr="00000000" w14:paraId="00000027">
      <w:pPr>
        <w:numPr>
          <w:ilvl w:val="0"/>
          <w:numId w:val="10"/>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b w:val="1"/>
          <w:bCs w:val="1"/>
          <w:rtl w:val="0"/>
        </w:rPr>
        <w:t xml:space="preserve">Market differentiation:</w:t>
      </w:r>
      <w:r w:rsidDel="00000000" w:rsidR="00000000" w:rsidRPr="00000000">
        <w:rPr>
          <w:rtl w:val="0"/>
        </w:rPr>
        <w:t xml:space="preserve"> Agentic Orchestration positions New Relic as a versatile and indispensable partner in the evolving software development and operations landscape.</w:t>
      </w:r>
    </w:p>
    <w:bookmarkStart w:colFirst="0" w:colLast="0" w:name="ytvwba3t21t4" w:id="7"/>
    <w:bookmarkEnd w:id="7"/>
    <w:p w:rsidR="00000000" w:rsidDel="00000000" w:rsidP="00000000" w:rsidRDefault="00000000" w:rsidRPr="00000000" w14:paraId="00000028">
      <w:pPr>
        <w:pStyle w:val="Heading1"/>
        <w:spacing w:line="360" w:lineRule="auto"/>
        <w:rPr/>
      </w:pPr>
      <w:bookmarkStart w:colFirst="0" w:colLast="0" w:name="_od8oefdd0xm1" w:id="8"/>
      <w:bookmarkEnd w:id="8"/>
      <w:r w:rsidDel="00000000" w:rsidR="00000000" w:rsidRPr="00000000">
        <w:rPr>
          <w:rtl w:val="0"/>
        </w:rPr>
        <w:t xml:space="preserve">Product vision</w:t>
      </w:r>
    </w:p>
    <w:p w:rsidR="00000000" w:rsidDel="00000000" w:rsidP="00000000" w:rsidRDefault="00000000" w:rsidRPr="00000000" w14:paraId="00000029">
      <w:pPr>
        <w:spacing w:after="200" w:line="360" w:lineRule="auto"/>
        <w:rPr/>
      </w:pPr>
      <w:r w:rsidDel="00000000" w:rsidR="00000000" w:rsidRPr="00000000">
        <w:rPr>
          <w:rtl w:val="0"/>
        </w:rPr>
        <w:t xml:space="preserve">We will reduce human toil by intelligently automating common/rote observability, troubleshooting, incident response, and engineering tasks.</w:t>
      </w:r>
    </w:p>
    <w:p w:rsidR="00000000" w:rsidDel="00000000" w:rsidP="00000000" w:rsidRDefault="00000000" w:rsidRPr="00000000" w14:paraId="0000002A">
      <w:pPr>
        <w:spacing w:after="200" w:line="360" w:lineRule="auto"/>
        <w:rPr/>
      </w:pPr>
      <w:r w:rsidDel="00000000" w:rsidR="00000000" w:rsidRPr="00000000">
        <w:rPr>
          <w:rtl w:val="0"/>
        </w:rPr>
        <w:t xml:space="preserve">New Relic AI Agent Orchestration will introduce a sophisticated orchestration layer to manage and coordinate multiple specialized AI agents within and beyond the New Relic platform. This will streamline workflows, improve efficiency, and enhance human-AI collaboration.</w:t>
      </w:r>
    </w:p>
    <w:p w:rsidR="00000000" w:rsidDel="00000000" w:rsidP="00000000" w:rsidRDefault="00000000" w:rsidRPr="00000000" w14:paraId="0000002B">
      <w:pPr>
        <w:pStyle w:val="Heading1"/>
        <w:spacing w:after="200" w:line="360" w:lineRule="auto"/>
        <w:rPr/>
      </w:pPr>
      <w:bookmarkStart w:colFirst="0" w:colLast="0" w:name="_jebt1oqtai0a" w:id="9"/>
      <w:bookmarkEnd w:id="9"/>
      <w:commentRangeStart w:id="12"/>
      <w:r w:rsidDel="00000000" w:rsidR="00000000" w:rsidRPr="00000000">
        <w:rPr>
          <w:rtl w:val="0"/>
        </w:rPr>
        <w:t xml:space="preserve">Product strategy</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2C">
      <w:pPr>
        <w:spacing w:after="200" w:line="360" w:lineRule="auto"/>
        <w:rPr/>
      </w:pPr>
      <w:r w:rsidDel="00000000" w:rsidR="00000000" w:rsidRPr="00000000">
        <w:rPr>
          <w:rtl w:val="0"/>
        </w:rPr>
        <w:t xml:space="preserve">The following key requirements will guide the development of this product:</w:t>
      </w:r>
    </w:p>
    <w:p w:rsidR="00000000" w:rsidDel="00000000" w:rsidP="00000000" w:rsidRDefault="00000000" w:rsidRPr="00000000" w14:paraId="0000002D">
      <w:pPr>
        <w:numPr>
          <w:ilvl w:val="0"/>
          <w:numId w:val="44"/>
        </w:numPr>
        <w:spacing w:line="360" w:lineRule="auto"/>
        <w:ind w:left="720" w:hanging="360"/>
        <w:rPr>
          <w:b w:val="1"/>
          <w:bCs w:val="1"/>
        </w:rPr>
      </w:pPr>
      <w:r w:rsidDel="00000000" w:rsidR="00000000" w:rsidRPr="00000000">
        <w:rPr>
          <w:b w:val="1"/>
          <w:bCs w:val="1"/>
          <w:rtl w:val="0"/>
        </w:rPr>
        <w:t xml:space="preserve">Seamless integration:</w:t>
      </w:r>
    </w:p>
    <w:p w:rsidR="00000000" w:rsidDel="00000000" w:rsidP="00000000" w:rsidRDefault="00000000" w:rsidRPr="00000000" w14:paraId="0000002E">
      <w:pPr>
        <w:numPr>
          <w:ilvl w:val="1"/>
          <w:numId w:val="44"/>
        </w:numPr>
        <w:spacing w:line="360" w:lineRule="auto"/>
        <w:ind w:left="1440" w:hanging="360"/>
        <w:rPr>
          <w:u w:val="none"/>
        </w:rPr>
      </w:pPr>
      <w:r w:rsidDel="00000000" w:rsidR="00000000" w:rsidRPr="00000000">
        <w:rPr>
          <w:rtl w:val="0"/>
        </w:rPr>
        <w:t xml:space="preserve">The orchestrator agent must possess robust API-centric integration capabilities to interact with diverse New Relic services, external systems, and human-centric channels.</w:t>
      </w:r>
    </w:p>
    <w:p w:rsidR="00000000" w:rsidDel="00000000" w:rsidP="00000000" w:rsidRDefault="00000000" w:rsidRPr="00000000" w14:paraId="0000002F">
      <w:pPr>
        <w:numPr>
          <w:ilvl w:val="1"/>
          <w:numId w:val="44"/>
        </w:numPr>
        <w:spacing w:line="360" w:lineRule="auto"/>
        <w:ind w:left="1440" w:hanging="360"/>
        <w:rPr>
          <w:u w:val="none"/>
        </w:rPr>
      </w:pPr>
      <w:r w:rsidDel="00000000" w:rsidR="00000000" w:rsidRPr="00000000">
        <w:rPr>
          <w:rtl w:val="0"/>
        </w:rPr>
        <w:t xml:space="preserve">A data virtualization layer will decouple orchestration logic from backend data stores, ensuring flexibility and maintainability.</w:t>
      </w:r>
    </w:p>
    <w:p w:rsidR="00000000" w:rsidDel="00000000" w:rsidP="00000000" w:rsidRDefault="00000000" w:rsidRPr="00000000" w14:paraId="00000030">
      <w:pPr>
        <w:numPr>
          <w:ilvl w:val="1"/>
          <w:numId w:val="44"/>
        </w:numPr>
        <w:spacing w:line="360" w:lineRule="auto"/>
        <w:ind w:left="1440" w:hanging="360"/>
        <w:rPr>
          <w:u w:val="none"/>
        </w:rPr>
      </w:pPr>
      <w:r w:rsidDel="00000000" w:rsidR="00000000" w:rsidRPr="00000000">
        <w:rPr>
          <w:rtl w:val="0"/>
        </w:rPr>
        <w:t xml:space="preserve">The orchestrator agent will “know of” and support a wide range of AI agents, including those from third-party providers.</w:t>
      </w:r>
    </w:p>
    <w:p w:rsidR="00000000" w:rsidDel="00000000" w:rsidP="00000000" w:rsidRDefault="00000000" w:rsidRPr="00000000" w14:paraId="00000031">
      <w:pPr>
        <w:numPr>
          <w:ilvl w:val="1"/>
          <w:numId w:val="44"/>
        </w:numPr>
        <w:spacing w:line="360" w:lineRule="auto"/>
        <w:ind w:left="1440" w:hanging="360"/>
        <w:rPr>
          <w:u w:val="none"/>
        </w:rPr>
      </w:pPr>
      <w:r w:rsidDel="00000000" w:rsidR="00000000" w:rsidRPr="00000000">
        <w:rPr>
          <w:rtl w:val="0"/>
        </w:rPr>
        <w:t xml:space="preserve">A “shared memory” (“brain”) for AI agents would allow for fast storage and </w:t>
      </w:r>
      <w:commentRangeStart w:id="13"/>
      <w:r w:rsidDel="00000000" w:rsidR="00000000" w:rsidRPr="00000000">
        <w:rPr>
          <w:rtl w:val="0"/>
        </w:rPr>
        <w:t xml:space="preserve">retrieval of contex</w:t>
      </w:r>
      <w:commentRangeEnd w:id="13"/>
      <w:r w:rsidDel="00000000" w:rsidR="00000000" w:rsidRPr="00000000">
        <w:commentReference w:id="13"/>
      </w:r>
      <w:r w:rsidDel="00000000" w:rsidR="00000000" w:rsidRPr="00000000">
        <w:rPr>
          <w:rtl w:val="0"/>
        </w:rPr>
        <w:t xml:space="preserve">t across multi/cross-platform interactions. E.g., ask a New Relic agent for a deployment report from GitHub CoPilot and </w:t>
      </w:r>
      <w:commentRangeStart w:id="14"/>
      <w:r w:rsidDel="00000000" w:rsidR="00000000" w:rsidRPr="00000000">
        <w:rPr>
          <w:rtl w:val="0"/>
        </w:rPr>
        <w:t xml:space="preserve">a coworker can retrieve the </w:t>
      </w:r>
      <w:commentRangeStart w:id="15"/>
      <w:r w:rsidDel="00000000" w:rsidR="00000000" w:rsidRPr="00000000">
        <w:rPr>
          <w:rtl w:val="0"/>
        </w:rPr>
        <w:t xml:space="preserve">same</w:t>
      </w:r>
      <w:commentRangeEnd w:id="15"/>
      <w:r w:rsidDel="00000000" w:rsidR="00000000" w:rsidRPr="00000000">
        <w:commentReference w:id="15"/>
      </w:r>
      <w:r w:rsidDel="00000000" w:rsidR="00000000" w:rsidRPr="00000000">
        <w:rPr>
          <w:rtl w:val="0"/>
        </w:rPr>
        <w:t xml:space="preserve"> and other recent deployment reports in ServiceNow.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32">
      <w:pPr>
        <w:numPr>
          <w:ilvl w:val="0"/>
          <w:numId w:val="44"/>
        </w:numPr>
        <w:spacing w:line="360" w:lineRule="auto"/>
        <w:ind w:left="720" w:hanging="360"/>
        <w:rPr>
          <w:b w:val="1"/>
          <w:bCs w:val="1"/>
        </w:rPr>
      </w:pPr>
      <w:r w:rsidDel="00000000" w:rsidR="00000000" w:rsidRPr="00000000">
        <w:rPr>
          <w:b w:val="1"/>
          <w:bCs w:val="1"/>
          <w:rtl w:val="0"/>
        </w:rPr>
        <w:t xml:space="preserve">Deep understanding of enterprise processes:</w:t>
      </w:r>
    </w:p>
    <w:p w:rsidR="00000000" w:rsidDel="00000000" w:rsidP="00000000" w:rsidRDefault="00000000" w:rsidRPr="00000000" w14:paraId="00000033">
      <w:pPr>
        <w:numPr>
          <w:ilvl w:val="1"/>
          <w:numId w:val="44"/>
        </w:numPr>
        <w:spacing w:line="360" w:lineRule="auto"/>
        <w:ind w:left="1440" w:hanging="360"/>
        <w:rPr>
          <w:u w:val="none"/>
        </w:rPr>
      </w:pPr>
      <w:r w:rsidDel="00000000" w:rsidR="00000000" w:rsidRPr="00000000">
        <w:rPr>
          <w:rtl w:val="0"/>
        </w:rPr>
        <w:t xml:space="preserve">The orchestrator agent will possess contextual awareness, enabling it to analyze enterprise processes, optimize agent assignments, and provide highly relevant &amp; </w:t>
      </w:r>
      <w:commentRangeStart w:id="16"/>
      <w:r w:rsidDel="00000000" w:rsidR="00000000" w:rsidRPr="00000000">
        <w:rPr>
          <w:rtl w:val="0"/>
        </w:rPr>
        <w:t xml:space="preserve">accurate</w:t>
      </w:r>
      <w:commentRangeEnd w:id="16"/>
      <w:r w:rsidDel="00000000" w:rsidR="00000000" w:rsidRPr="00000000">
        <w:commentReference w:id="16"/>
      </w:r>
      <w:r w:rsidDel="00000000" w:rsidR="00000000" w:rsidRPr="00000000">
        <w:rPr>
          <w:rtl w:val="0"/>
        </w:rPr>
        <w:t xml:space="preserve"> responses.</w:t>
      </w:r>
    </w:p>
    <w:p w:rsidR="00000000" w:rsidDel="00000000" w:rsidP="00000000" w:rsidRDefault="00000000" w:rsidRPr="00000000" w14:paraId="00000034">
      <w:pPr>
        <w:numPr>
          <w:ilvl w:val="1"/>
          <w:numId w:val="44"/>
        </w:numPr>
        <w:spacing w:line="360" w:lineRule="auto"/>
        <w:ind w:left="1440" w:hanging="360"/>
        <w:rPr>
          <w:u w:val="none"/>
        </w:rPr>
      </w:pPr>
      <w:r w:rsidDel="00000000" w:rsidR="00000000" w:rsidRPr="00000000">
        <w:rPr>
          <w:rtl w:val="0"/>
        </w:rPr>
        <w:t xml:space="preserve">AI-powered recommendations will guide users on best actions within workflows</w:t>
      </w:r>
    </w:p>
    <w:p w:rsidR="00000000" w:rsidDel="00000000" w:rsidP="00000000" w:rsidRDefault="00000000" w:rsidRPr="00000000" w14:paraId="00000035">
      <w:pPr>
        <w:numPr>
          <w:ilvl w:val="1"/>
          <w:numId w:val="44"/>
        </w:numPr>
        <w:spacing w:line="360" w:lineRule="auto"/>
        <w:ind w:left="1440" w:hanging="360"/>
        <w:rPr>
          <w:u w:val="none"/>
        </w:rPr>
      </w:pPr>
      <w:r w:rsidDel="00000000" w:rsidR="00000000" w:rsidRPr="00000000">
        <w:rPr>
          <w:rtl w:val="0"/>
        </w:rPr>
        <w:t xml:space="preserve">Orchestrator agent will leverage both a RAG platform and a shared</w:t>
      </w:r>
      <w:commentRangeStart w:id="17"/>
      <w:r w:rsidDel="00000000" w:rsidR="00000000" w:rsidRPr="00000000">
        <w:rPr>
          <w:rtl w:val="0"/>
        </w:rPr>
        <w:t xml:space="preserve"> “hot” memory</w:t>
      </w:r>
      <w:commentRangeEnd w:id="17"/>
      <w:r w:rsidDel="00000000" w:rsidR="00000000" w:rsidRPr="00000000">
        <w:commentReference w:id="17"/>
      </w:r>
      <w:r w:rsidDel="00000000" w:rsidR="00000000" w:rsidRPr="00000000">
        <w:rPr>
          <w:rtl w:val="0"/>
        </w:rPr>
        <w:t xml:space="preserve"> that supports cross-platform orchestration and decisionmaking </w:t>
      </w:r>
    </w:p>
    <w:p w:rsidR="00000000" w:rsidDel="00000000" w:rsidP="00000000" w:rsidRDefault="00000000" w:rsidRPr="00000000" w14:paraId="00000036">
      <w:pPr>
        <w:numPr>
          <w:ilvl w:val="0"/>
          <w:numId w:val="44"/>
        </w:numPr>
        <w:spacing w:line="360" w:lineRule="auto"/>
        <w:ind w:left="720" w:hanging="360"/>
        <w:rPr>
          <w:b w:val="1"/>
          <w:bCs w:val="1"/>
        </w:rPr>
      </w:pPr>
      <w:r w:rsidDel="00000000" w:rsidR="00000000" w:rsidRPr="00000000">
        <w:rPr>
          <w:b w:val="1"/>
          <w:bCs w:val="1"/>
          <w:rtl w:val="0"/>
        </w:rPr>
        <w:t xml:space="preserve">Advanced reasoning and decision-making:</w:t>
      </w:r>
    </w:p>
    <w:p w:rsidR="00000000" w:rsidDel="00000000" w:rsidP="00000000" w:rsidRDefault="00000000" w:rsidRPr="00000000" w14:paraId="00000037">
      <w:pPr>
        <w:numPr>
          <w:ilvl w:val="1"/>
          <w:numId w:val="44"/>
        </w:numPr>
        <w:spacing w:line="360" w:lineRule="auto"/>
        <w:ind w:left="1440" w:hanging="360"/>
        <w:rPr>
          <w:u w:val="none"/>
        </w:rPr>
      </w:pPr>
      <w:r w:rsidDel="00000000" w:rsidR="00000000" w:rsidRPr="00000000">
        <w:rPr>
          <w:rtl w:val="0"/>
        </w:rPr>
        <w:t xml:space="preserve">The orchestrator agent will be equipped with strong reasoning capabilities to handle </w:t>
      </w:r>
      <w:commentRangeStart w:id="18"/>
      <w:r w:rsidDel="00000000" w:rsidR="00000000" w:rsidRPr="00000000">
        <w:rPr>
          <w:rtl w:val="0"/>
        </w:rPr>
        <w:t xml:space="preserve">complex scenarios</w:t>
      </w:r>
      <w:commentRangeEnd w:id="18"/>
      <w:r w:rsidDel="00000000" w:rsidR="00000000" w:rsidRPr="00000000">
        <w:commentReference w:id="18"/>
      </w:r>
      <w:r w:rsidDel="00000000" w:rsidR="00000000" w:rsidRPr="00000000">
        <w:rPr>
          <w:rtl w:val="0"/>
        </w:rPr>
        <w:t xml:space="preserve"> and ensure smooth workflow execution.</w:t>
      </w:r>
    </w:p>
    <w:p w:rsidR="00000000" w:rsidDel="00000000" w:rsidP="00000000" w:rsidRDefault="00000000" w:rsidRPr="00000000" w14:paraId="00000038">
      <w:pPr>
        <w:numPr>
          <w:ilvl w:val="1"/>
          <w:numId w:val="44"/>
        </w:numPr>
        <w:spacing w:line="360" w:lineRule="auto"/>
        <w:ind w:left="1440" w:hanging="360"/>
        <w:rPr>
          <w:u w:val="none"/>
        </w:rPr>
      </w:pPr>
      <w:r w:rsidDel="00000000" w:rsidR="00000000" w:rsidRPr="00000000">
        <w:rPr>
          <w:rtl w:val="0"/>
        </w:rPr>
        <w:t xml:space="preserve">It will simulate different scenarios before triggering subsequent agents, optimizing decision-making.</w:t>
      </w:r>
    </w:p>
    <w:p w:rsidR="00000000" w:rsidDel="00000000" w:rsidP="00000000" w:rsidRDefault="00000000" w:rsidRPr="00000000" w14:paraId="00000039">
      <w:pPr>
        <w:numPr>
          <w:ilvl w:val="0"/>
          <w:numId w:val="44"/>
        </w:numPr>
        <w:spacing w:line="360" w:lineRule="auto"/>
        <w:ind w:left="720" w:hanging="360"/>
        <w:rPr>
          <w:b w:val="1"/>
          <w:bCs w:val="1"/>
        </w:rPr>
      </w:pPr>
      <w:r w:rsidDel="00000000" w:rsidR="00000000" w:rsidRPr="00000000">
        <w:rPr>
          <w:b w:val="1"/>
          <w:bCs w:val="1"/>
          <w:rtl w:val="0"/>
        </w:rPr>
        <w:t xml:space="preserve">Enhanced human-AI collaboration:</w:t>
      </w:r>
    </w:p>
    <w:p w:rsidR="00000000" w:rsidDel="00000000" w:rsidP="00000000" w:rsidRDefault="00000000" w:rsidRPr="00000000" w14:paraId="0000003A">
      <w:pPr>
        <w:numPr>
          <w:ilvl w:val="1"/>
          <w:numId w:val="44"/>
        </w:numPr>
        <w:spacing w:line="360" w:lineRule="auto"/>
        <w:ind w:left="1440" w:hanging="360"/>
        <w:rPr>
          <w:u w:val="none"/>
        </w:rPr>
      </w:pPr>
      <w:r w:rsidDel="00000000" w:rsidR="00000000" w:rsidRPr="00000000">
        <w:rPr>
          <w:rtl w:val="0"/>
        </w:rPr>
        <w:t xml:space="preserve">Intuitive interfaces will facilitate human </w:t>
      </w:r>
      <w:commentRangeStart w:id="19"/>
      <w:r w:rsidDel="00000000" w:rsidR="00000000" w:rsidRPr="00000000">
        <w:rPr>
          <w:rtl w:val="0"/>
        </w:rPr>
        <w:t xml:space="preserve">interaction</w:t>
      </w:r>
      <w:commentRangeEnd w:id="19"/>
      <w:r w:rsidDel="00000000" w:rsidR="00000000" w:rsidRPr="00000000">
        <w:commentReference w:id="19"/>
      </w:r>
      <w:r w:rsidDel="00000000" w:rsidR="00000000" w:rsidRPr="00000000">
        <w:rPr>
          <w:rtl w:val="0"/>
        </w:rPr>
        <w:t xml:space="preserve">, allowing users to monitor agent progress, provide feedback, and intervene when necessary.</w:t>
      </w:r>
    </w:p>
    <w:p w:rsidR="00000000" w:rsidDel="00000000" w:rsidP="00000000" w:rsidRDefault="00000000" w:rsidRPr="00000000" w14:paraId="0000003B">
      <w:pPr>
        <w:numPr>
          <w:ilvl w:val="1"/>
          <w:numId w:val="44"/>
        </w:numPr>
        <w:spacing w:line="360" w:lineRule="auto"/>
        <w:ind w:left="1440" w:hanging="360"/>
        <w:rPr>
          <w:u w:val="none"/>
        </w:rPr>
      </w:pPr>
      <w:r w:rsidDel="00000000" w:rsidR="00000000" w:rsidRPr="00000000">
        <w:rPr>
          <w:rtl w:val="0"/>
        </w:rPr>
        <w:t xml:space="preserve">Smooth transitions between human employees and AI agents will be ensured within workflows.</w:t>
      </w:r>
    </w:p>
    <w:p w:rsidR="00000000" w:rsidDel="00000000" w:rsidP="00000000" w:rsidRDefault="00000000" w:rsidRPr="00000000" w14:paraId="0000003C">
      <w:pPr>
        <w:numPr>
          <w:ilvl w:val="1"/>
          <w:numId w:val="44"/>
        </w:numPr>
        <w:spacing w:line="360" w:lineRule="auto"/>
        <w:ind w:left="1440" w:hanging="360"/>
        <w:rPr>
          <w:u w:val="none"/>
        </w:rPr>
      </w:pPr>
      <w:r w:rsidDel="00000000" w:rsidR="00000000" w:rsidRPr="00000000">
        <w:rPr>
          <w:rtl w:val="0"/>
        </w:rPr>
        <w:t xml:space="preserve">Feedback mechanisms will capture user interactions to drive continuous improvement in agent performance.</w:t>
      </w:r>
    </w:p>
    <w:p w:rsidR="00000000" w:rsidDel="00000000" w:rsidP="00000000" w:rsidRDefault="00000000" w:rsidRPr="00000000" w14:paraId="0000003D">
      <w:pPr>
        <w:numPr>
          <w:ilvl w:val="0"/>
          <w:numId w:val="44"/>
        </w:numPr>
        <w:spacing w:line="360" w:lineRule="auto"/>
        <w:ind w:left="720" w:hanging="360"/>
        <w:rPr>
          <w:b w:val="1"/>
          <w:bCs w:val="1"/>
        </w:rPr>
      </w:pPr>
      <w:commentRangeStart w:id="20"/>
      <w:r w:rsidDel="00000000" w:rsidR="00000000" w:rsidRPr="00000000">
        <w:rPr>
          <w:b w:val="1"/>
          <w:bCs w:val="1"/>
          <w:rtl w:val="0"/>
        </w:rPr>
        <w:t xml:space="preserve">Comprehensive auditing and monitoring:</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3E">
      <w:pPr>
        <w:numPr>
          <w:ilvl w:val="1"/>
          <w:numId w:val="44"/>
        </w:numPr>
        <w:spacing w:line="360" w:lineRule="auto"/>
        <w:ind w:left="1440" w:hanging="360"/>
        <w:rPr>
          <w:u w:val="none"/>
        </w:rPr>
      </w:pPr>
      <w:r w:rsidDel="00000000" w:rsidR="00000000" w:rsidRPr="00000000">
        <w:rPr>
          <w:rtl w:val="0"/>
        </w:rPr>
        <w:t xml:space="preserve">Rich auditing capabilities will track agent activities, decisions, and performance.</w:t>
      </w:r>
    </w:p>
    <w:p w:rsidR="00000000" w:rsidDel="00000000" w:rsidP="00000000" w:rsidRDefault="00000000" w:rsidRPr="00000000" w14:paraId="0000003F">
      <w:pPr>
        <w:numPr>
          <w:ilvl w:val="1"/>
          <w:numId w:val="44"/>
        </w:numPr>
        <w:spacing w:line="360" w:lineRule="auto"/>
        <w:ind w:left="1440" w:hanging="360"/>
        <w:rPr>
          <w:u w:val="none"/>
        </w:rPr>
      </w:pPr>
      <w:r w:rsidDel="00000000" w:rsidR="00000000" w:rsidRPr="00000000">
        <w:rPr>
          <w:rtl w:val="0"/>
        </w:rPr>
        <w:t xml:space="preserve">Integration with New Relic's AI monitoring capabilities will provide real-time insights into agent and workflow performance, enabling proactive alerting.</w:t>
      </w:r>
      <w:r w:rsidDel="00000000" w:rsidR="00000000" w:rsidRPr="00000000">
        <w:rPr>
          <w:rtl w:val="0"/>
        </w:rPr>
      </w:r>
    </w:p>
    <w:p w:rsidR="00000000" w:rsidDel="00000000" w:rsidP="00000000" w:rsidRDefault="00000000" w:rsidRPr="00000000" w14:paraId="00000040">
      <w:pPr>
        <w:pStyle w:val="Heading1"/>
        <w:spacing w:line="360" w:lineRule="auto"/>
        <w:rPr>
          <w:color w:val="1f1f1f"/>
        </w:rPr>
      </w:pPr>
      <w:bookmarkStart w:colFirst="0" w:colLast="0" w:name="_eiqld9dwyqpb" w:id="10"/>
      <w:bookmarkEnd w:id="10"/>
      <w:r w:rsidDel="00000000" w:rsidR="00000000" w:rsidRPr="00000000">
        <w:rPr>
          <w:rtl w:val="0"/>
        </w:rPr>
        <w:t xml:space="preserve">High-level MVP system design </w:t>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360" w:lineRule="auto"/>
        <w:rPr>
          <w:color w:val="1f1f1f"/>
        </w:rPr>
      </w:pPr>
      <w:r w:rsidDel="00000000" w:rsidR="00000000" w:rsidRPr="00000000">
        <w:rPr>
          <w:color w:val="1f1f1f"/>
          <w:rtl w:val="0"/>
        </w:rPr>
        <w:t xml:space="preserve">Refer to </w:t>
      </w:r>
      <w:hyperlink r:id="rId8">
        <w:r w:rsidDel="00000000" w:rsidR="00000000" w:rsidRPr="00000000">
          <w:rPr>
            <w:color w:val="1155cc"/>
            <w:u w:val="single"/>
            <w:rtl w:val="0"/>
          </w:rPr>
          <w:t xml:space="preserve">New Relic AI Platform documentation</w:t>
        </w:r>
      </w:hyperlink>
      <w:r w:rsidDel="00000000" w:rsidR="00000000" w:rsidRPr="00000000">
        <w:rPr>
          <w:color w:val="1f1f1f"/>
          <w:rtl w:val="0"/>
        </w:rPr>
        <w:t xml:space="preserve"> for technical details.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360" w:lineRule="auto"/>
        <w:rPr>
          <w:color w:val="1f1f1f"/>
        </w:rPr>
      </w:pPr>
      <w:r w:rsidDel="00000000" w:rsidR="00000000" w:rsidRPr="00000000">
        <w:rPr>
          <w:color w:val="1f1f1f"/>
          <w:rtl w:val="0"/>
        </w:rPr>
        <w:t xml:space="preserve">Summary of key components in layman’s terms (for specific technical names, refer to </w:t>
      </w:r>
      <w:hyperlink r:id="rId9">
        <w:r w:rsidDel="00000000" w:rsidR="00000000" w:rsidRPr="00000000">
          <w:rPr>
            <w:color w:val="1155cc"/>
            <w:u w:val="single"/>
            <w:rtl w:val="0"/>
          </w:rPr>
          <w:t xml:space="preserve">engineering documentation</w:t>
        </w:r>
      </w:hyperlink>
      <w:r w:rsidDel="00000000" w:rsidR="00000000" w:rsidRPr="00000000">
        <w:rPr>
          <w:color w:val="1f1f1f"/>
          <w:rtl w:val="0"/>
        </w:rPr>
        <w:t xml:space="preserve">):</w:t>
      </w:r>
    </w:p>
    <w:p w:rsidR="00000000" w:rsidDel="00000000" w:rsidP="00000000" w:rsidRDefault="00000000" w:rsidRPr="00000000" w14:paraId="00000043">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b w:val="1"/>
          <w:bCs w:val="1"/>
          <w:color w:val="1f1f1f"/>
          <w:rtl w:val="0"/>
        </w:rPr>
        <w:t xml:space="preserve">New Relic public API:</w:t>
      </w:r>
      <w:r w:rsidDel="00000000" w:rsidR="00000000" w:rsidRPr="00000000">
        <w:rPr>
          <w:color w:val="1f1f1f"/>
          <w:rtl w:val="0"/>
        </w:rPr>
        <w:t xml:space="preserve"> This is the entry point for users and external platforms to interact with the system. Users can specify which agent and tool to use or let the system automatically choose the best ones based on the request.</w:t>
      </w:r>
    </w:p>
    <w:p w:rsidR="00000000" w:rsidDel="00000000" w:rsidP="00000000" w:rsidRDefault="00000000" w:rsidRPr="00000000" w14:paraId="00000044">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b w:val="1"/>
          <w:bCs w:val="1"/>
          <w:color w:val="1f1f1f"/>
          <w:rtl w:val="0"/>
        </w:rPr>
        <w:t xml:space="preserve">New Relic AI </w:t>
      </w:r>
      <w:commentRangeStart w:id="21"/>
      <w:r w:rsidDel="00000000" w:rsidR="00000000" w:rsidRPr="00000000">
        <w:rPr>
          <w:b w:val="1"/>
          <w:bCs w:val="1"/>
          <w:color w:val="1f1f1f"/>
          <w:rtl w:val="0"/>
        </w:rPr>
        <w:t xml:space="preserve">orchestration</w:t>
      </w:r>
      <w:commentRangeEnd w:id="21"/>
      <w:r w:rsidDel="00000000" w:rsidR="00000000" w:rsidRPr="00000000">
        <w:commentReference w:id="21"/>
      </w:r>
      <w:r w:rsidDel="00000000" w:rsidR="00000000" w:rsidRPr="00000000">
        <w:rPr>
          <w:b w:val="1"/>
          <w:bCs w:val="1"/>
          <w:color w:val="1f1f1f"/>
          <w:rtl w:val="0"/>
        </w:rPr>
        <w:t xml:space="preserve">:</w:t>
      </w:r>
      <w:r w:rsidDel="00000000" w:rsidR="00000000" w:rsidRPr="00000000">
        <w:rPr>
          <w:color w:val="1f1f1f"/>
          <w:rtl w:val="0"/>
        </w:rPr>
        <w:t xml:space="preserve"> This is the brain of the system. It analyzes the request and context, selects the appropriate agents and tools, and coordinates their actions to fulfill the user's needs. It can coordinate New Relic agents (internal orchestration) but also send instructions to external agents (cross-platform orchestration).</w:t>
      </w:r>
    </w:p>
    <w:p w:rsidR="00000000" w:rsidDel="00000000" w:rsidP="00000000" w:rsidRDefault="00000000" w:rsidRPr="00000000" w14:paraId="00000045">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commentRangeStart w:id="22"/>
      <w:r w:rsidDel="00000000" w:rsidR="00000000" w:rsidRPr="00000000">
        <w:rPr>
          <w:b w:val="1"/>
          <w:bCs w:val="1"/>
          <w:color w:val="1f1f1f"/>
          <w:rtl w:val="0"/>
        </w:rPr>
        <w:t xml:space="preserve">New Relic knowledge graph:</w:t>
      </w:r>
      <w:commentRangeEnd w:id="22"/>
      <w:r w:rsidDel="00000000" w:rsidR="00000000" w:rsidRPr="00000000">
        <w:commentReference w:id="22"/>
      </w:r>
      <w:r w:rsidDel="00000000" w:rsidR="00000000" w:rsidRPr="00000000">
        <w:rPr>
          <w:b w:val="1"/>
          <w:bCs w:val="1"/>
          <w:color w:val="1f1f1f"/>
          <w:rtl w:val="0"/>
        </w:rPr>
        <w:t xml:space="preserve"> </w:t>
      </w:r>
      <w:r w:rsidDel="00000000" w:rsidR="00000000" w:rsidRPr="00000000">
        <w:rPr>
          <w:color w:val="1f1f1f"/>
          <w:rtl w:val="0"/>
        </w:rPr>
        <w:t xml:space="preserve">This is the map of the “known New Relic universe” the orchestration layer must use to chart the right course. Basically, given the user’s goal or intent, which milestones do agents need to hit?</w:t>
      </w:r>
    </w:p>
    <w:p w:rsidR="00000000" w:rsidDel="00000000" w:rsidP="00000000" w:rsidRDefault="00000000" w:rsidRPr="00000000" w14:paraId="00000046">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rPr>
          <w:color w:val="1f1f1f"/>
          <w:u w:val="none"/>
        </w:rPr>
      </w:pPr>
      <w:r w:rsidDel="00000000" w:rsidR="00000000" w:rsidRPr="00000000">
        <w:rPr>
          <w:b w:val="1"/>
          <w:bCs w:val="1"/>
          <w:color w:val="1f1f1f"/>
          <w:rtl w:val="0"/>
        </w:rPr>
        <w:t xml:space="preserve">Retrieval-augmented generation (</w:t>
      </w:r>
      <w:commentRangeStart w:id="23"/>
      <w:r w:rsidDel="00000000" w:rsidR="00000000" w:rsidRPr="00000000">
        <w:rPr>
          <w:b w:val="1"/>
          <w:bCs w:val="1"/>
          <w:color w:val="1f1f1f"/>
          <w:rtl w:val="0"/>
        </w:rPr>
        <w:t xml:space="preserve">RAG</w:t>
      </w:r>
      <w:commentRangeEnd w:id="23"/>
      <w:r w:rsidDel="00000000" w:rsidR="00000000" w:rsidRPr="00000000">
        <w:commentReference w:id="23"/>
      </w:r>
      <w:r w:rsidDel="00000000" w:rsidR="00000000" w:rsidRPr="00000000">
        <w:rPr>
          <w:b w:val="1"/>
          <w:bCs w:val="1"/>
          <w:color w:val="1f1f1f"/>
          <w:rtl w:val="0"/>
        </w:rPr>
        <w:t xml:space="preserve">) platform:</w:t>
      </w:r>
      <w:r w:rsidDel="00000000" w:rsidR="00000000" w:rsidRPr="00000000">
        <w:rPr>
          <w:color w:val="1f1f1f"/>
          <w:rtl w:val="0"/>
        </w:rPr>
        <w:t xml:space="preserve"> One or more vector databases agents use to improve accuracy and relevancy of results. Crucially, customers must be able to index their own context, such as runbooks and post-incident retrospective documents.</w:t>
      </w:r>
    </w:p>
    <w:p w:rsidR="00000000" w:rsidDel="00000000" w:rsidP="00000000" w:rsidRDefault="00000000" w:rsidRPr="00000000" w14:paraId="00000047">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b w:val="1"/>
          <w:bCs w:val="1"/>
          <w:color w:val="1f1f1f"/>
          <w:sz w:val="21"/>
          <w:szCs w:val="21"/>
          <w:highlight w:val="white"/>
          <w:rtl w:val="0"/>
        </w:rPr>
        <w:t xml:space="preserve">A "shared memory" component for orchestrated agents </w:t>
      </w:r>
      <w:r w:rsidDel="00000000" w:rsidR="00000000" w:rsidRPr="00000000">
        <w:rPr>
          <w:b w:val="1"/>
          <w:bCs w:val="1"/>
          <w:color w:val="1f1f1f"/>
          <w:sz w:val="21"/>
          <w:szCs w:val="21"/>
          <w:highlight w:val="white"/>
          <w:rtl w:val="0"/>
        </w:rPr>
        <w:t xml:space="preserve">operating </w:t>
      </w:r>
      <w:r w:rsidDel="00000000" w:rsidR="00000000" w:rsidRPr="00000000">
        <w:rPr>
          <w:b w:val="1"/>
          <w:bCs w:val="1"/>
          <w:color w:val="1f1f1f"/>
          <w:sz w:val="21"/>
          <w:szCs w:val="21"/>
          <w:highlight w:val="white"/>
          <w:rtl w:val="0"/>
        </w:rPr>
        <w:t xml:space="preserve">on the same end-to-end tasks or related tasks. </w:t>
      </w:r>
      <w:r w:rsidDel="00000000" w:rsidR="00000000" w:rsidRPr="00000000">
        <w:rPr>
          <w:color w:val="1f1f1f"/>
          <w:sz w:val="21"/>
          <w:szCs w:val="21"/>
          <w:highlight w:val="white"/>
          <w:rtl w:val="0"/>
        </w:rPr>
        <w:t xml:space="preserve">This component would act as a centralized knowledge base, allowing agents to store and retrieve information from past conversations and interactions. The goal is to enable a form of collective intelligence, enhancing the agents' ability to automate and optimize tasks. Benefits include improved contextual understanding, enhanced automation, faster incident resolution, and knowledge sharing across workflows.</w:t>
      </w:r>
      <w:r w:rsidDel="00000000" w:rsidR="00000000" w:rsidRPr="00000000">
        <w:rPr>
          <w:rtl w:val="0"/>
        </w:rPr>
      </w:r>
    </w:p>
    <w:p w:rsidR="00000000" w:rsidDel="00000000" w:rsidP="00000000" w:rsidRDefault="00000000" w:rsidRPr="00000000" w14:paraId="00000048">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commentRangeStart w:id="24"/>
      <w:r w:rsidDel="00000000" w:rsidR="00000000" w:rsidRPr="00000000">
        <w:rPr>
          <w:b w:val="1"/>
          <w:bCs w:val="1"/>
          <w:color w:val="1f1f1f"/>
          <w:rtl w:val="0"/>
        </w:rPr>
        <w:t xml:space="preserve">Agent team</w:t>
      </w:r>
      <w:commentRangeEnd w:id="24"/>
      <w:r w:rsidDel="00000000" w:rsidR="00000000" w:rsidRPr="00000000">
        <w:commentReference w:id="24"/>
      </w:r>
      <w:r w:rsidDel="00000000" w:rsidR="00000000" w:rsidRPr="00000000">
        <w:rPr>
          <w:b w:val="1"/>
          <w:bCs w:val="1"/>
          <w:color w:val="1f1f1f"/>
          <w:rtl w:val="0"/>
        </w:rPr>
        <w:t xml:space="preserve">:</w:t>
      </w:r>
      <w:r w:rsidDel="00000000" w:rsidR="00000000" w:rsidRPr="00000000">
        <w:rPr>
          <w:color w:val="1f1f1f"/>
          <w:rtl w:val="0"/>
        </w:rPr>
        <w:t xml:space="preserve"> This consists of various specialized AI agents, each designed for specific tasks like general-purpose queries, incident response, and root cause analysis (RCA). Each agent should be configurable to use a specific LLM, set of tools, and set of system/response format prompts.</w:t>
      </w:r>
    </w:p>
    <w:p w:rsidR="00000000" w:rsidDel="00000000" w:rsidP="00000000" w:rsidRDefault="00000000" w:rsidRPr="00000000" w14:paraId="00000049">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b w:val="1"/>
          <w:bCs w:val="1"/>
          <w:color w:val="1f1f1f"/>
          <w:rtl w:val="0"/>
        </w:rPr>
        <w:t xml:space="preserve">Shared toolbox (with selection of models):</w:t>
      </w:r>
      <w:r w:rsidDel="00000000" w:rsidR="00000000" w:rsidRPr="00000000">
        <w:rPr>
          <w:color w:val="1f1f1f"/>
          <w:rtl w:val="0"/>
        </w:rPr>
        <w:t xml:space="preserve"> This is a collection of tools that agents can utilize, including New Relic and external APIs, mall models (for recommendations, reasoning, summarization, prioritization, anomaly detection, etc.) queries, and LLM functions. </w:t>
      </w:r>
    </w:p>
    <w:p w:rsidR="00000000" w:rsidDel="00000000" w:rsidP="00000000" w:rsidRDefault="00000000" w:rsidRPr="00000000" w14:paraId="0000004A">
      <w:pPr>
        <w:numPr>
          <w:ilvl w:val="0"/>
          <w:numId w:val="33"/>
        </w:numPr>
        <w:pBdr>
          <w:top w:color="auto" w:space="0" w:sz="0" w:val="none"/>
          <w:bottom w:color="auto" w:space="0" w:sz="0" w:val="none"/>
          <w:right w:color="auto" w:space="0" w:sz="0" w:val="none"/>
          <w:between w:color="auto" w:space="0" w:sz="0" w:val="none"/>
        </w:pBdr>
        <w:spacing w:after="120" w:line="360" w:lineRule="auto"/>
        <w:ind w:left="720" w:hanging="360"/>
        <w:rPr>
          <w:sz w:val="22"/>
          <w:szCs w:val="22"/>
        </w:rPr>
      </w:pPr>
      <w:r w:rsidDel="00000000" w:rsidR="00000000" w:rsidRPr="00000000">
        <w:rPr>
          <w:b w:val="1"/>
          <w:bCs w:val="1"/>
          <w:color w:val="1f1f1f"/>
          <w:rtl w:val="0"/>
        </w:rPr>
        <w:t xml:space="preserve">Generative user experience:</w:t>
      </w:r>
      <w:r w:rsidDel="00000000" w:rsidR="00000000" w:rsidRPr="00000000">
        <w:rPr>
          <w:color w:val="1f1f1f"/>
          <w:rtl w:val="0"/>
        </w:rPr>
        <w:t xml:space="preserve"> This refers to the dynamic and personalized user interface generated by the system based on the user's needs and preferences.</w:t>
      </w:r>
      <w:r w:rsidDel="00000000" w:rsidR="00000000" w:rsidRPr="00000000">
        <w:rPr>
          <w:rtl w:val="0"/>
        </w:rPr>
      </w:r>
    </w:p>
    <w:bookmarkStart w:colFirst="0" w:colLast="0" w:name="gw9032urup9a" w:id="11"/>
    <w:bookmarkEnd w:id="11"/>
    <w:p w:rsidR="00000000" w:rsidDel="00000000" w:rsidP="00000000" w:rsidRDefault="00000000" w:rsidRPr="00000000" w14:paraId="0000004B">
      <w:pPr>
        <w:pStyle w:val="Heading1"/>
        <w:pBdr>
          <w:top w:color="auto" w:space="0" w:sz="0" w:val="none"/>
          <w:bottom w:color="auto" w:space="0" w:sz="0" w:val="none"/>
          <w:right w:color="auto" w:space="0" w:sz="0" w:val="none"/>
          <w:between w:color="auto" w:space="0" w:sz="0" w:val="none"/>
        </w:pBdr>
        <w:spacing w:after="120" w:line="360" w:lineRule="auto"/>
        <w:rPr/>
      </w:pPr>
      <w:bookmarkStart w:colFirst="0" w:colLast="0" w:name="_7u5j2hi8owcs" w:id="12"/>
      <w:bookmarkEnd w:id="12"/>
      <w:r w:rsidDel="00000000" w:rsidR="00000000" w:rsidRPr="00000000">
        <w:rPr>
          <w:rtl w:val="0"/>
        </w:rPr>
        <w:t xml:space="preserve">North star steel thread: Resolving a database bottleneck with collaborative NRAI agents via Slack, leveraging shared memory and RAG</w:t>
      </w: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120" w:line="360" w:lineRule="auto"/>
        <w:rPr/>
      </w:pPr>
      <w:r w:rsidDel="00000000" w:rsidR="00000000" w:rsidRPr="00000000">
        <w:rPr>
          <w:b w:val="1"/>
          <w:bCs w:val="1"/>
          <w:rtl w:val="0"/>
        </w:rPr>
        <w:t xml:space="preserve">User:</w:t>
      </w:r>
      <w:r w:rsidDel="00000000" w:rsidR="00000000" w:rsidRPr="00000000">
        <w:rPr>
          <w:rtl w:val="0"/>
        </w:rPr>
        <w:t xml:space="preserve"> Bob, a DevOps engineer, relies heavily on Slack for communication and incident management.</w:t>
      </w: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120" w:line="360" w:lineRule="auto"/>
        <w:rPr/>
      </w:pPr>
      <w:r w:rsidDel="00000000" w:rsidR="00000000" w:rsidRPr="00000000">
        <w:rPr>
          <w:b w:val="1"/>
          <w:bCs w:val="1"/>
          <w:rtl w:val="0"/>
        </w:rPr>
        <w:t xml:space="preserve">Scenario:</w:t>
      </w:r>
      <w:r w:rsidDel="00000000" w:rsidR="00000000" w:rsidRPr="00000000">
        <w:rPr>
          <w:rtl w:val="0"/>
        </w:rPr>
        <w:t xml:space="preserve"> Bob receives a Slack alert about unusually high latency in their customer-facing web application.</w:t>
      </w:r>
      <w:r w:rsidDel="00000000" w:rsidR="00000000" w:rsidRPr="00000000">
        <w:rPr>
          <w:rtl w:val="0"/>
        </w:rPr>
        <w:t xml:space="preserve"> </w:t>
      </w:r>
      <w:r w:rsidDel="00000000" w:rsidR="00000000" w:rsidRPr="00000000">
        <w:rPr>
          <w:rtl w:val="0"/>
        </w:rPr>
        <w:t xml:space="preserve">The alert originates from New Relic's AIOps alerting capabilities and indicates a potential database bottleneck.</w:t>
      </w:r>
      <w:r w:rsidDel="00000000" w:rsidR="00000000" w:rsidRPr="00000000">
        <w:rPr>
          <w:rtl w:val="0"/>
        </w:rPr>
      </w:r>
    </w:p>
    <w:p w:rsidR="00000000" w:rsidDel="00000000" w:rsidP="00000000" w:rsidRDefault="00000000" w:rsidRPr="00000000" w14:paraId="0000004E">
      <w:pPr>
        <w:pStyle w:val="Heading2"/>
        <w:pBdr>
          <w:top w:color="auto" w:space="0" w:sz="0" w:val="none"/>
          <w:bottom w:color="auto" w:space="0" w:sz="0" w:val="none"/>
          <w:right w:color="auto" w:space="0" w:sz="0" w:val="none"/>
          <w:between w:color="auto" w:space="0" w:sz="0" w:val="none"/>
        </w:pBdr>
        <w:spacing w:after="120" w:line="360" w:lineRule="auto"/>
        <w:rPr/>
      </w:pPr>
      <w:bookmarkStart w:colFirst="0" w:colLast="0" w:name="_qqc14hybcpvr" w:id="13"/>
      <w:bookmarkEnd w:id="13"/>
      <w:commentRangeStart w:id="25"/>
      <w:r w:rsidDel="00000000" w:rsidR="00000000" w:rsidRPr="00000000">
        <w:rPr>
          <w:rtl w:val="0"/>
        </w:rPr>
        <w:t xml:space="preserve">User Journey</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4F">
      <w:pPr>
        <w:widowControl w:val="0"/>
        <w:numPr>
          <w:ilvl w:val="0"/>
          <w:numId w:val="1"/>
        </w:numPr>
        <w:spacing w:after="0" w:afterAutospacing="0" w:before="240" w:line="360" w:lineRule="auto"/>
        <w:ind w:left="720" w:hanging="360"/>
      </w:pPr>
      <w:r w:rsidDel="00000000" w:rsidR="00000000" w:rsidRPr="00000000">
        <w:rPr>
          <w:b w:val="1"/>
          <w:bCs w:val="1"/>
          <w:rtl w:val="0"/>
        </w:rPr>
        <w:t xml:space="preserve">AIOps Alert in Slack:</w:t>
      </w:r>
      <w:r w:rsidDel="00000000" w:rsidR="00000000" w:rsidRPr="00000000">
        <w:rPr>
          <w:rtl w:val="0"/>
        </w:rPr>
        <w:t xml:space="preserve"> Bob receives a notification in his dedicated Slack channel from New Relic's AIOps features.</w:t>
      </w:r>
      <w:r w:rsidDel="00000000" w:rsidR="00000000" w:rsidRPr="00000000">
        <w:rPr>
          <w:rtl w:val="0"/>
        </w:rPr>
        <w:br w:type="textWrapping"/>
      </w:r>
      <w:r w:rsidDel="00000000" w:rsidR="00000000" w:rsidRPr="00000000">
        <w:rPr>
          <w:i w:val="1"/>
          <w:iCs w:val="1"/>
          <w:rtl w:val="0"/>
        </w:rPr>
        <w:t xml:space="preserve">"🚨 High latency detected in your customer-facing-app.</w:t>
      </w:r>
      <w:r w:rsidDel="00000000" w:rsidR="00000000" w:rsidRPr="00000000">
        <w:rPr>
          <w:i w:val="1"/>
          <w:iCs w:val="1"/>
          <w:rtl w:val="0"/>
        </w:rPr>
        <w:t xml:space="preserve"> </w:t>
      </w:r>
      <w:r w:rsidDel="00000000" w:rsidR="00000000" w:rsidRPr="00000000">
        <w:rPr>
          <w:i w:val="1"/>
          <w:iCs w:val="1"/>
          <w:rtl w:val="0"/>
        </w:rPr>
        <w:t xml:space="preserve">customer-db is showing signs of a performance bottleneck.</w:t>
      </w:r>
      <w:r w:rsidDel="00000000" w:rsidR="00000000" w:rsidRPr="00000000">
        <w:rPr>
          <w:i w:val="1"/>
          <w:iCs w:val="1"/>
          <w:rtl w:val="0"/>
        </w:rPr>
        <w:t xml:space="preserve"> </w:t>
      </w:r>
      <w:r w:rsidDel="00000000" w:rsidR="00000000" w:rsidRPr="00000000">
        <w:rPr>
          <w:i w:val="1"/>
          <w:iCs w:val="1"/>
          <w:rtl w:val="0"/>
        </w:rPr>
        <w:t xml:space="preserve">I've notified New Relic AI to investigate.</w:t>
      </w:r>
      <w:r w:rsidDel="00000000" w:rsidR="00000000" w:rsidRPr="00000000">
        <w:rPr>
          <w:i w:val="1"/>
          <w:iCs w:val="1"/>
          <w:rtl w:val="0"/>
        </w:rPr>
        <w:t xml:space="preserve"> </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50">
      <w:pPr>
        <w:widowControl w:val="0"/>
        <w:numPr>
          <w:ilvl w:val="0"/>
          <w:numId w:val="1"/>
        </w:numPr>
        <w:spacing w:after="0" w:afterAutospacing="0" w:before="0" w:beforeAutospacing="0" w:line="360" w:lineRule="auto"/>
        <w:ind w:left="720" w:hanging="360"/>
      </w:pPr>
      <w:r w:rsidDel="00000000" w:rsidR="00000000" w:rsidRPr="00000000">
        <w:rPr>
          <w:b w:val="1"/>
          <w:bCs w:val="1"/>
          <w:rtl w:val="0"/>
        </w:rPr>
        <w:t xml:space="preserve">New Relic AI Triggered:</w:t>
      </w:r>
      <w:r w:rsidDel="00000000" w:rsidR="00000000" w:rsidRPr="00000000">
        <w:rPr>
          <w:rtl w:val="0"/>
        </w:rPr>
        <w:t xml:space="preserve"> New Relic AI automatically detects the AIOps alert and initiates an investigation.</w:t>
      </w:r>
      <w:r w:rsidDel="00000000" w:rsidR="00000000" w:rsidRPr="00000000">
        <w:rPr>
          <w:rtl w:val="0"/>
        </w:rPr>
      </w:r>
    </w:p>
    <w:p w:rsidR="00000000" w:rsidDel="00000000" w:rsidP="00000000" w:rsidRDefault="00000000" w:rsidRPr="00000000" w14:paraId="00000051">
      <w:pPr>
        <w:widowControl w:val="0"/>
        <w:numPr>
          <w:ilvl w:val="1"/>
          <w:numId w:val="1"/>
        </w:numPr>
        <w:spacing w:after="0" w:afterAutospacing="0" w:before="0" w:beforeAutospacing="0" w:line="360" w:lineRule="auto"/>
        <w:ind w:left="1440" w:hanging="360"/>
      </w:pPr>
      <w:r w:rsidDel="00000000" w:rsidR="00000000" w:rsidRPr="00000000">
        <w:rPr>
          <w:b w:val="1"/>
          <w:bCs w:val="1"/>
          <w:rtl w:val="0"/>
        </w:rPr>
        <w:t xml:space="preserve">RAG (likely use case):</w:t>
      </w:r>
      <w:r w:rsidDel="00000000" w:rsidR="00000000" w:rsidRPr="00000000">
        <w:rPr>
          <w:rtl w:val="0"/>
        </w:rPr>
        <w:t xml:space="preserve"> The Orchestrator Agent could leverage RAG to </w:t>
      </w:r>
      <w:commentRangeStart w:id="26"/>
      <w:r w:rsidDel="00000000" w:rsidR="00000000" w:rsidRPr="00000000">
        <w:rPr>
          <w:rtl w:val="0"/>
        </w:rPr>
        <w:t xml:space="preserve">search for similar past incidents and solutions related to database bottlenecks,</w:t>
      </w:r>
      <w:commentRangeEnd w:id="26"/>
      <w:r w:rsidDel="00000000" w:rsidR="00000000" w:rsidRPr="00000000">
        <w:commentReference w:id="26"/>
      </w:r>
      <w:r w:rsidDel="00000000" w:rsidR="00000000" w:rsidRPr="00000000">
        <w:rPr>
          <w:rtl w:val="0"/>
        </w:rPr>
        <w:t xml:space="preserve"> providing context and potential solutions to the specialized agents.</w:t>
      </w:r>
      <w:r w:rsidDel="00000000" w:rsidR="00000000" w:rsidRPr="00000000">
        <w:rPr>
          <w:rtl w:val="0"/>
        </w:rPr>
        <w:t xml:space="preserve">*</w:t>
      </w:r>
    </w:p>
    <w:p w:rsidR="00000000" w:rsidDel="00000000" w:rsidP="00000000" w:rsidRDefault="00000000" w:rsidRPr="00000000" w14:paraId="00000052">
      <w:pPr>
        <w:widowControl w:val="0"/>
        <w:numPr>
          <w:ilvl w:val="1"/>
          <w:numId w:val="1"/>
        </w:numPr>
        <w:spacing w:after="0" w:afterAutospacing="0" w:before="0" w:beforeAutospacing="0" w:line="360" w:lineRule="auto"/>
        <w:ind w:left="1440" w:hanging="360"/>
      </w:pPr>
      <w:r w:rsidDel="00000000" w:rsidR="00000000" w:rsidRPr="00000000">
        <w:rPr>
          <w:rtl w:val="0"/>
        </w:rPr>
        <w:t xml:space="preserve">It then engages two specialized agents:</w:t>
      </w:r>
      <w:r w:rsidDel="00000000" w:rsidR="00000000" w:rsidRPr="00000000">
        <w:rPr>
          <w:rtl w:val="0"/>
        </w:rPr>
      </w:r>
    </w:p>
    <w:p w:rsidR="00000000" w:rsidDel="00000000" w:rsidP="00000000" w:rsidRDefault="00000000" w:rsidRPr="00000000" w14:paraId="00000053">
      <w:pPr>
        <w:widowControl w:val="0"/>
        <w:numPr>
          <w:ilvl w:val="2"/>
          <w:numId w:val="1"/>
        </w:numPr>
        <w:spacing w:after="0" w:afterAutospacing="0" w:before="0" w:beforeAutospacing="0" w:line="360" w:lineRule="auto"/>
        <w:ind w:left="2160" w:hanging="360"/>
      </w:pPr>
      <w:r w:rsidDel="00000000" w:rsidR="00000000" w:rsidRPr="00000000">
        <w:rPr>
          <w:b w:val="1"/>
          <w:bCs w:val="1"/>
          <w:rtl w:val="0"/>
        </w:rPr>
        <w:t xml:space="preserve">Database Performance Agent:</w:t>
      </w:r>
      <w:r w:rsidDel="00000000" w:rsidR="00000000" w:rsidRPr="00000000">
        <w:rPr>
          <w:rtl w:val="0"/>
        </w:rPr>
        <w:t xml:space="preserve"> This agent dives deep into database metrics, analyzing query performance, connection counts, and resource utilization within customer-db.</w:t>
      </w:r>
      <w:r w:rsidDel="00000000" w:rsidR="00000000" w:rsidRPr="00000000">
        <w:rPr>
          <w:rtl w:val="0"/>
        </w:rPr>
      </w:r>
    </w:p>
    <w:p w:rsidR="00000000" w:rsidDel="00000000" w:rsidP="00000000" w:rsidRDefault="00000000" w:rsidRPr="00000000" w14:paraId="00000054">
      <w:pPr>
        <w:widowControl w:val="0"/>
        <w:numPr>
          <w:ilvl w:val="2"/>
          <w:numId w:val="1"/>
        </w:numPr>
        <w:spacing w:after="0" w:afterAutospacing="0" w:before="0" w:beforeAutospacing="0" w:line="360" w:lineRule="auto"/>
        <w:ind w:left="2160" w:hanging="360"/>
      </w:pPr>
      <w:r w:rsidDel="00000000" w:rsidR="00000000" w:rsidRPr="00000000">
        <w:rPr>
          <w:b w:val="1"/>
          <w:bCs w:val="1"/>
          <w:rtl w:val="0"/>
        </w:rPr>
        <w:t xml:space="preserve">Infrastructure Capacity Agent:</w:t>
      </w:r>
      <w:r w:rsidDel="00000000" w:rsidR="00000000" w:rsidRPr="00000000">
        <w:rPr>
          <w:rtl w:val="0"/>
        </w:rPr>
        <w:t xml:space="preserve"> This agent examines the underlying infrastructure supporting customer-db, checking for resource saturation (CPU, memory, I/O) on the database server.</w:t>
      </w:r>
      <w:r w:rsidDel="00000000" w:rsidR="00000000" w:rsidRPr="00000000">
        <w:rPr>
          <w:rtl w:val="0"/>
        </w:rPr>
      </w:r>
    </w:p>
    <w:p w:rsidR="00000000" w:rsidDel="00000000" w:rsidP="00000000" w:rsidRDefault="00000000" w:rsidRPr="00000000" w14:paraId="00000055">
      <w:pPr>
        <w:widowControl w:val="0"/>
        <w:numPr>
          <w:ilvl w:val="0"/>
          <w:numId w:val="1"/>
        </w:numPr>
        <w:spacing w:after="0" w:afterAutospacing="0" w:before="0" w:beforeAutospacing="0" w:line="360" w:lineRule="auto"/>
        <w:ind w:left="720" w:hanging="360"/>
      </w:pPr>
      <w:r w:rsidDel="00000000" w:rsidR="00000000" w:rsidRPr="00000000">
        <w:rPr>
          <w:b w:val="1"/>
          <w:bCs w:val="1"/>
          <w:rtl w:val="0"/>
        </w:rPr>
        <w:t xml:space="preserve">Slack Update with Preliminary Findings:</w:t>
      </w:r>
      <w:r w:rsidDel="00000000" w:rsidR="00000000" w:rsidRPr="00000000">
        <w:rPr>
          <w:rtl w:val="0"/>
        </w:rPr>
        <w:t xml:space="preserve"> The New Relic AI Slackbot sends Bob a direct message:</w:t>
      </w:r>
      <w:r w:rsidDel="00000000" w:rsidR="00000000" w:rsidRPr="00000000">
        <w:rPr>
          <w:rtl w:val="0"/>
        </w:rPr>
        <w:br w:type="textWrapping"/>
      </w:r>
      <w:r w:rsidDel="00000000" w:rsidR="00000000" w:rsidRPr="00000000">
        <w:rPr>
          <w:i w:val="1"/>
          <w:iCs w:val="1"/>
          <w:rtl w:val="0"/>
        </w:rPr>
        <w:t xml:space="preserve">"Preliminary findings from New Relic AI: customer-db appears to be CPU-bound.</w:t>
      </w:r>
      <w:r w:rsidDel="00000000" w:rsidR="00000000" w:rsidRPr="00000000">
        <w:rPr>
          <w:i w:val="1"/>
          <w:iCs w:val="1"/>
          <w:rtl w:val="0"/>
        </w:rPr>
        <w:t xml:space="preserve"> </w:t>
      </w:r>
      <w:r w:rsidDel="00000000" w:rsidR="00000000" w:rsidRPr="00000000">
        <w:rPr>
          <w:i w:val="1"/>
          <w:iCs w:val="1"/>
          <w:rtl w:val="0"/>
        </w:rPr>
        <w:t xml:space="preserve">The process_orders stored procedure is consuming a significant amount of CPU resources.</w:t>
      </w:r>
      <w:r w:rsidDel="00000000" w:rsidR="00000000" w:rsidRPr="00000000">
        <w:rPr>
          <w:i w:val="1"/>
          <w:iCs w:val="1"/>
          <w:rtl w:val="0"/>
        </w:rPr>
        <w:t xml:space="preserve"> </w:t>
      </w:r>
      <w:r w:rsidDel="00000000" w:rsidR="00000000" w:rsidRPr="00000000">
        <w:rPr>
          <w:i w:val="1"/>
          <w:iCs w:val="1"/>
          <w:rtl w:val="0"/>
        </w:rPr>
        <w:t xml:space="preserve">Still investigating infrastructure capacity...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6">
      <w:pPr>
        <w:widowControl w:val="0"/>
        <w:numPr>
          <w:ilvl w:val="1"/>
          <w:numId w:val="1"/>
        </w:numPr>
        <w:spacing w:after="0" w:afterAutospacing="0" w:before="0" w:beforeAutospacing="0" w:line="360" w:lineRule="auto"/>
        <w:ind w:left="1440" w:hanging="360"/>
      </w:pPr>
      <w:commentRangeStart w:id="27"/>
      <w:commentRangeStart w:id="28"/>
      <w:commentRangeStart w:id="29"/>
      <w:r w:rsidDel="00000000" w:rsidR="00000000" w:rsidRPr="00000000">
        <w:rPr>
          <w:b w:val="1"/>
          <w:bCs w:val="1"/>
          <w:rtl w:val="0"/>
        </w:rPr>
        <w:t xml:space="preserve">Shared Memory (likely use case):</w:t>
      </w:r>
      <w:r w:rsidDel="00000000" w:rsidR="00000000" w:rsidRPr="00000000">
        <w:rPr>
          <w:rtl w:val="0"/>
        </w:rPr>
        <w:t xml:space="preserve"> These preliminary findings are stored in the Shared Memory for access by other agents and for potential future reference.</w:t>
      </w:r>
      <w:r w:rsidDel="00000000" w:rsidR="00000000" w:rsidRPr="00000000">
        <w:rPr>
          <w:rtl w:val="0"/>
        </w:rPr>
        <w:t xml:space="preserve">*</w:t>
      </w:r>
    </w:p>
    <w:p w:rsidR="00000000" w:rsidDel="00000000" w:rsidP="00000000" w:rsidRDefault="00000000" w:rsidRPr="00000000" w14:paraId="00000057">
      <w:pPr>
        <w:widowControl w:val="0"/>
        <w:numPr>
          <w:ilvl w:val="0"/>
          <w:numId w:val="1"/>
        </w:numPr>
        <w:spacing w:after="0" w:afterAutospacing="0" w:before="0" w:beforeAutospacing="0" w:line="360" w:lineRule="auto"/>
        <w:ind w:left="720" w:hanging="360"/>
      </w:pPr>
      <w:r w:rsidDel="00000000" w:rsidR="00000000" w:rsidRPr="00000000">
        <w:rPr>
          <w:b w:val="1"/>
          <w:bCs w:val="1"/>
          <w:rtl w:val="0"/>
        </w:rPr>
        <w:t xml:space="preserve">Root Cause Identified &amp; Remediation Proposed:</w:t>
      </w:r>
      <w:r w:rsidDel="00000000" w:rsidR="00000000" w:rsidRPr="00000000">
        <w:rPr>
          <w:rtl w:val="0"/>
        </w:rPr>
        <w:t xml:space="preserve"> The two agents collaborate, sharing their findings.</w:t>
      </w:r>
      <w:r w:rsidDel="00000000" w:rsidR="00000000" w:rsidRPr="00000000">
        <w:rPr>
          <w:rtl w:val="0"/>
        </w:rPr>
      </w:r>
    </w:p>
    <w:p w:rsidR="00000000" w:rsidDel="00000000" w:rsidP="00000000" w:rsidRDefault="00000000" w:rsidRPr="00000000" w14:paraId="00000058">
      <w:pPr>
        <w:widowControl w:val="0"/>
        <w:numPr>
          <w:ilvl w:val="1"/>
          <w:numId w:val="1"/>
        </w:numPr>
        <w:spacing w:after="0" w:afterAutospacing="0" w:before="0" w:beforeAutospacing="0" w:line="360" w:lineRule="auto"/>
        <w:ind w:left="1440" w:hanging="360"/>
      </w:pPr>
      <w:r w:rsidDel="00000000" w:rsidR="00000000" w:rsidRPr="00000000">
        <w:rPr>
          <w:b w:val="1"/>
          <w:bCs w:val="1"/>
          <w:rtl w:val="0"/>
        </w:rPr>
        <w:t xml:space="preserve">Shared Memory (use case):</w:t>
      </w:r>
      <w:r w:rsidDel="00000000" w:rsidR="00000000" w:rsidRPr="00000000">
        <w:rPr>
          <w:rtl w:val="0"/>
        </w:rPr>
        <w:t xml:space="preserve"> The agents utilize the Shared Memory to exchange information and insights in real-time.</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t xml:space="preserve">*</w:t>
      </w:r>
    </w:p>
    <w:p w:rsidR="00000000" w:rsidDel="00000000" w:rsidP="00000000" w:rsidRDefault="00000000" w:rsidRPr="00000000" w14:paraId="00000059">
      <w:pPr>
        <w:widowControl w:val="0"/>
        <w:numPr>
          <w:ilvl w:val="1"/>
          <w:numId w:val="1"/>
        </w:numPr>
        <w:spacing w:after="0" w:afterAutospacing="0" w:before="0" w:beforeAutospacing="0" w:line="360" w:lineRule="auto"/>
        <w:ind w:left="1440" w:hanging="360"/>
      </w:pPr>
      <w:r w:rsidDel="00000000" w:rsidR="00000000" w:rsidRPr="00000000">
        <w:rPr>
          <w:rtl w:val="0"/>
        </w:rPr>
        <w:t xml:space="preserve">The Infrastructure Capacity Agent confirms that the database server is indeed nearing its CPU limit.</w:t>
      </w:r>
      <w:r w:rsidDel="00000000" w:rsidR="00000000" w:rsidRPr="00000000">
        <w:rPr>
          <w:rtl w:val="0"/>
        </w:rPr>
        <w:t xml:space="preserve"> The New Relic AI Slackbot</w:t>
      </w:r>
      <w:r w:rsidDel="00000000" w:rsidR="00000000" w:rsidRPr="00000000">
        <w:rPr>
          <w:rtl w:val="0"/>
        </w:rPr>
        <w:t xml:space="preserve"> updates Bob:</w:t>
      </w:r>
      <w:r w:rsidDel="00000000" w:rsidR="00000000" w:rsidRPr="00000000">
        <w:rPr>
          <w:rtl w:val="0"/>
        </w:rPr>
      </w:r>
    </w:p>
    <w:p w:rsidR="00000000" w:rsidDel="00000000" w:rsidP="00000000" w:rsidRDefault="00000000" w:rsidRPr="00000000" w14:paraId="0000005A">
      <w:pPr>
        <w:widowControl w:val="0"/>
        <w:numPr>
          <w:ilvl w:val="0"/>
          <w:numId w:val="1"/>
        </w:numPr>
        <w:spacing w:after="0" w:afterAutospacing="0" w:before="0" w:beforeAutospacing="0" w:line="360" w:lineRule="auto"/>
        <w:ind w:left="720" w:hanging="360"/>
      </w:pPr>
      <w:r w:rsidDel="00000000" w:rsidR="00000000" w:rsidRPr="00000000">
        <w:rPr>
          <w:rtl w:val="0"/>
        </w:rPr>
        <w:t xml:space="preserve">"New Relic AI has identified the root cause!</w:t>
      </w:r>
      <w:r w:rsidDel="00000000" w:rsidR="00000000" w:rsidRPr="00000000">
        <w:rPr>
          <w:rtl w:val="0"/>
        </w:rPr>
        <w:t xml:space="preserve"> </w:t>
      </w:r>
      <w:r w:rsidDel="00000000" w:rsidR="00000000" w:rsidRPr="00000000">
        <w:rPr>
          <w:rtl w:val="0"/>
        </w:rPr>
        <w:t xml:space="preserve">The customer-db server is running out of CPU capacity due to the process_orders stored procedure.</w:t>
      </w:r>
      <w:r w:rsidDel="00000000" w:rsidR="00000000" w:rsidRPr="00000000">
        <w:rPr>
          <w:rtl w:val="0"/>
        </w:rPr>
        <w:t xml:space="preserve"> </w:t>
      </w:r>
      <w:r w:rsidDel="00000000" w:rsidR="00000000" w:rsidRPr="00000000">
        <w:rPr>
          <w:rtl w:val="0"/>
        </w:rPr>
        <w:t xml:space="preserve">Recommendation: scale up the database server.</w:t>
      </w:r>
      <w:r w:rsidDel="00000000" w:rsidR="00000000" w:rsidRPr="00000000">
        <w:rPr>
          <w:rtl w:val="0"/>
        </w:rPr>
        <w:t xml:space="preserve"> </w:t>
      </w:r>
      <w:r w:rsidDel="00000000" w:rsidR="00000000" w:rsidRPr="00000000">
        <w:rPr>
          <w:rtl w:val="0"/>
        </w:rPr>
        <w:t xml:space="preserve">👍 Should I proceed with the scale-up?</w:t>
      </w:r>
      <w:r w:rsidDel="00000000" w:rsidR="00000000" w:rsidRPr="00000000">
        <w:rPr>
          <w:rtl w:val="0"/>
        </w:rPr>
        <w:t xml:space="preserve"> </w:t>
      </w:r>
      <w:r w:rsidDel="00000000" w:rsidR="00000000" w:rsidRPr="00000000">
        <w:rPr>
          <w:rtl w:val="0"/>
        </w:rPr>
        <w:t xml:space="preserve">(yes/no)"</w:t>
      </w:r>
      <w:r w:rsidDel="00000000" w:rsidR="00000000" w:rsidRPr="00000000">
        <w:rPr>
          <w:rtl w:val="0"/>
        </w:rPr>
      </w:r>
    </w:p>
    <w:p w:rsidR="00000000" w:rsidDel="00000000" w:rsidP="00000000" w:rsidRDefault="00000000" w:rsidRPr="00000000" w14:paraId="0000005B">
      <w:pPr>
        <w:widowControl w:val="0"/>
        <w:numPr>
          <w:ilvl w:val="0"/>
          <w:numId w:val="1"/>
        </w:numPr>
        <w:spacing w:after="0" w:afterAutospacing="0" w:before="0" w:beforeAutospacing="0" w:line="360" w:lineRule="auto"/>
        <w:ind w:left="720" w:hanging="360"/>
      </w:pPr>
      <w:r w:rsidDel="00000000" w:rsidR="00000000" w:rsidRPr="00000000">
        <w:rPr>
          <w:b w:val="1"/>
          <w:bCs w:val="1"/>
          <w:rtl w:val="0"/>
        </w:rPr>
        <w:t xml:space="preserve">User Approval via Slack:</w:t>
      </w:r>
      <w:r w:rsidDel="00000000" w:rsidR="00000000" w:rsidRPr="00000000">
        <w:rPr>
          <w:rtl w:val="0"/>
        </w:rPr>
        <w:t xml:space="preserve"> Bob quickly responds in Slack:</w:t>
      </w:r>
      <w:r w:rsidDel="00000000" w:rsidR="00000000" w:rsidRPr="00000000">
        <w:rPr>
          <w:rtl w:val="0"/>
        </w:rPr>
        <w:br w:type="textWrapping"/>
      </w:r>
      <w:r w:rsidDel="00000000" w:rsidR="00000000" w:rsidRPr="00000000">
        <w:rPr>
          <w:i w:val="1"/>
          <w:iCs w:val="1"/>
          <w:rtl w:val="0"/>
        </w:rPr>
        <w:t xml:space="preserve">"yes"</w:t>
      </w:r>
      <w:r w:rsidDel="00000000" w:rsidR="00000000" w:rsidRPr="00000000">
        <w:rPr>
          <w:rtl w:val="0"/>
        </w:rPr>
      </w:r>
    </w:p>
    <w:p w:rsidR="00000000" w:rsidDel="00000000" w:rsidP="00000000" w:rsidRDefault="00000000" w:rsidRPr="00000000" w14:paraId="0000005C">
      <w:pPr>
        <w:widowControl w:val="0"/>
        <w:numPr>
          <w:ilvl w:val="0"/>
          <w:numId w:val="1"/>
        </w:numPr>
        <w:spacing w:after="0" w:afterAutospacing="0" w:before="0" w:beforeAutospacing="0" w:line="360" w:lineRule="auto"/>
        <w:ind w:left="720" w:hanging="360"/>
      </w:pPr>
      <w:r w:rsidDel="00000000" w:rsidR="00000000" w:rsidRPr="00000000">
        <w:rPr>
          <w:b w:val="1"/>
          <w:bCs w:val="1"/>
          <w:rtl w:val="0"/>
        </w:rPr>
        <w:t xml:space="preserve">Automated Remediation via Integrations:</w:t>
      </w:r>
      <w:r w:rsidDel="00000000" w:rsidR="00000000" w:rsidRPr="00000000">
        <w:rPr>
          <w:rtl w:val="0"/>
        </w:rPr>
        <w:t xml:space="preserve"> New Relic AI initiates the scale-up process for the customer-db server.</w:t>
      </w:r>
      <w:r w:rsidDel="00000000" w:rsidR="00000000" w:rsidRPr="00000000">
        <w:rPr>
          <w:rtl w:val="0"/>
        </w:rPr>
      </w:r>
    </w:p>
    <w:p w:rsidR="00000000" w:rsidDel="00000000" w:rsidP="00000000" w:rsidRDefault="00000000" w:rsidRPr="00000000" w14:paraId="0000005D">
      <w:pPr>
        <w:widowControl w:val="0"/>
        <w:numPr>
          <w:ilvl w:val="0"/>
          <w:numId w:val="1"/>
        </w:numPr>
        <w:spacing w:after="0" w:afterAutospacing="0" w:before="0" w:beforeAutospacing="0" w:line="360" w:lineRule="auto"/>
        <w:ind w:left="720" w:hanging="360"/>
      </w:pPr>
      <w:r w:rsidDel="00000000" w:rsidR="00000000" w:rsidRPr="00000000">
        <w:rPr>
          <w:b w:val="1"/>
          <w:bCs w:val="1"/>
          <w:rtl w:val="0"/>
        </w:rPr>
        <w:t xml:space="preserve">Slack Confirmation &amp; Ongoing Monitoring:</w:t>
      </w:r>
      <w:r w:rsidDel="00000000" w:rsidR="00000000" w:rsidRPr="00000000">
        <w:rPr>
          <w:rtl w:val="0"/>
        </w:rPr>
        <w:t xml:space="preserve"> The Slackbot confirms the action:</w:t>
      </w:r>
      <w:r w:rsidDel="00000000" w:rsidR="00000000" w:rsidRPr="00000000">
        <w:rPr>
          <w:rtl w:val="0"/>
        </w:rPr>
        <w:br w:type="textWrapping"/>
      </w:r>
      <w:r w:rsidDel="00000000" w:rsidR="00000000" w:rsidRPr="00000000">
        <w:rPr>
          <w:i w:val="1"/>
          <w:iCs w:val="1"/>
          <w:rtl w:val="0"/>
        </w:rPr>
        <w:t xml:space="preserve">"Scaling up customer-db now.</w:t>
      </w:r>
      <w:r w:rsidDel="00000000" w:rsidR="00000000" w:rsidRPr="00000000">
        <w:rPr>
          <w:i w:val="1"/>
          <w:iCs w:val="1"/>
          <w:rtl w:val="0"/>
        </w:rPr>
        <w:t xml:space="preserve"> </w:t>
      </w:r>
      <w:r w:rsidDel="00000000" w:rsidR="00000000" w:rsidRPr="00000000">
        <w:rPr>
          <w:i w:val="1"/>
          <w:iCs w:val="1"/>
          <w:rtl w:val="0"/>
        </w:rPr>
        <w:t xml:space="preserve">🚀 I'll keep you updated on the progress and monitor application performance."</w:t>
      </w:r>
      <w:r w:rsidDel="00000000" w:rsidR="00000000" w:rsidRPr="00000000">
        <w:rPr>
          <w:rtl w:val="0"/>
        </w:rPr>
      </w:r>
    </w:p>
    <w:p w:rsidR="00000000" w:rsidDel="00000000" w:rsidP="00000000" w:rsidRDefault="00000000" w:rsidRPr="00000000" w14:paraId="0000005E">
      <w:pPr>
        <w:widowControl w:val="0"/>
        <w:numPr>
          <w:ilvl w:val="0"/>
          <w:numId w:val="1"/>
        </w:numPr>
        <w:spacing w:after="0" w:afterAutospacing="0" w:before="0" w:beforeAutospacing="0" w:line="360" w:lineRule="auto"/>
        <w:ind w:left="720" w:hanging="360"/>
      </w:pPr>
      <w:r w:rsidDel="00000000" w:rsidR="00000000" w:rsidRPr="00000000">
        <w:rPr>
          <w:b w:val="1"/>
          <w:bCs w:val="1"/>
          <w:rtl w:val="0"/>
        </w:rPr>
        <w:t xml:space="preserve">Resolution &amp; Follow-up:</w:t>
      </w:r>
      <w:r w:rsidDel="00000000" w:rsidR="00000000" w:rsidRPr="00000000">
        <w:rPr>
          <w:rtl w:val="0"/>
        </w:rPr>
        <w:t xml:space="preserve"> Once the scale-up is complete and latency returns to normal, Bob receives a final Slack message: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 Database scaled successfully.</w:t>
      </w:r>
      <w:r w:rsidDel="00000000" w:rsidR="00000000" w:rsidRPr="00000000">
        <w:rPr>
          <w:i w:val="1"/>
          <w:iCs w:val="1"/>
          <w:rtl w:val="0"/>
        </w:rPr>
        <w:t xml:space="preserve"> </w:t>
      </w:r>
      <w:r w:rsidDel="00000000" w:rsidR="00000000" w:rsidRPr="00000000">
        <w:rPr>
          <w:i w:val="1"/>
          <w:iCs w:val="1"/>
          <w:rtl w:val="0"/>
        </w:rPr>
        <w:t xml:space="preserve">Latency is back to normal.</w:t>
      </w:r>
      <w:r w:rsidDel="00000000" w:rsidR="00000000" w:rsidRPr="00000000">
        <w:rPr>
          <w:i w:val="1"/>
          <w:iCs w:val="1"/>
          <w:rtl w:val="0"/>
        </w:rPr>
        <w:t xml:space="preserve"> </w:t>
      </w:r>
      <w:r w:rsidDel="00000000" w:rsidR="00000000" w:rsidRPr="00000000">
        <w:rPr>
          <w:i w:val="1"/>
          <w:iCs w:val="1"/>
          <w:rtl w:val="0"/>
        </w:rPr>
        <w:t xml:space="preserve">A detailed incident report, including New Relic AI's analysis, has been generated in New Relic.</w:t>
      </w:r>
      <w:r w:rsidDel="00000000" w:rsidR="00000000" w:rsidRPr="00000000">
        <w:rPr>
          <w:i w:val="1"/>
          <w:iCs w:val="1"/>
          <w:rtl w:val="0"/>
        </w:rPr>
        <w:t xml:space="preserve"> </w:t>
      </w:r>
      <w:r w:rsidDel="00000000" w:rsidR="00000000" w:rsidRPr="00000000">
        <w:rPr>
          <w:i w:val="1"/>
          <w:iCs w:val="1"/>
          <w:rtl w:val="0"/>
        </w:rPr>
        <w:t xml:space="preserve">Let me know if you have any questions!"</w:t>
      </w:r>
      <w:r w:rsidDel="00000000" w:rsidR="00000000" w:rsidRPr="00000000">
        <w:rPr>
          <w:rtl w:val="0"/>
        </w:rPr>
      </w:r>
    </w:p>
    <w:p w:rsidR="00000000" w:rsidDel="00000000" w:rsidP="00000000" w:rsidRDefault="00000000" w:rsidRPr="00000000" w14:paraId="0000005F">
      <w:pPr>
        <w:widowControl w:val="0"/>
        <w:numPr>
          <w:ilvl w:val="1"/>
          <w:numId w:val="14"/>
        </w:numPr>
        <w:spacing w:after="0" w:afterAutospacing="0" w:before="0" w:beforeAutospacing="0" w:line="360" w:lineRule="auto"/>
        <w:ind w:left="1440" w:hanging="360"/>
      </w:pPr>
      <w:r w:rsidDel="00000000" w:rsidR="00000000" w:rsidRPr="00000000">
        <w:rPr>
          <w:b w:val="1"/>
          <w:bCs w:val="1"/>
          <w:rtl w:val="0"/>
        </w:rPr>
        <w:t xml:space="preserve">Shared Memory in Action (Jira Integration):</w:t>
      </w:r>
      <w:r w:rsidDel="00000000" w:rsidR="00000000" w:rsidRPr="00000000">
        <w:rPr>
          <w:rtl w:val="0"/>
        </w:rPr>
      </w:r>
    </w:p>
    <w:p w:rsidR="00000000" w:rsidDel="00000000" w:rsidP="00000000" w:rsidRDefault="00000000" w:rsidRPr="00000000" w14:paraId="00000060">
      <w:pPr>
        <w:widowControl w:val="0"/>
        <w:numPr>
          <w:ilvl w:val="2"/>
          <w:numId w:val="14"/>
        </w:numPr>
        <w:spacing w:after="0" w:afterAutospacing="0" w:before="0" w:beforeAutospacing="0" w:line="360" w:lineRule="auto"/>
        <w:ind w:left="2160" w:hanging="360"/>
      </w:pPr>
      <w:r w:rsidDel="00000000" w:rsidR="00000000" w:rsidRPr="00000000">
        <w:rPr>
          <w:rtl w:val="0"/>
        </w:rPr>
        <w:t xml:space="preserve">The comprehensive incident details, including the initial findings, root cause analysis, and resolution steps, are seamlessly transferred from the Shared Memory to a newly created Jira ticket.</w:t>
      </w:r>
      <w:r w:rsidDel="00000000" w:rsidR="00000000" w:rsidRPr="00000000">
        <w:rPr>
          <w:rtl w:val="0"/>
        </w:rPr>
      </w:r>
    </w:p>
    <w:p w:rsidR="00000000" w:rsidDel="00000000" w:rsidP="00000000" w:rsidRDefault="00000000" w:rsidRPr="00000000" w14:paraId="00000061">
      <w:pPr>
        <w:widowControl w:val="0"/>
        <w:numPr>
          <w:ilvl w:val="2"/>
          <w:numId w:val="14"/>
        </w:numPr>
        <w:spacing w:after="0" w:afterAutospacing="0" w:before="0" w:beforeAutospacing="0" w:line="360" w:lineRule="auto"/>
        <w:ind w:left="2160" w:hanging="360"/>
      </w:pPr>
      <w:r w:rsidDel="00000000" w:rsidR="00000000" w:rsidRPr="00000000">
        <w:rPr>
          <w:rtl w:val="0"/>
        </w:rPr>
        <w:t xml:space="preserve">This ensures that the incident is thoroughly documented and tracked within Jira for future reference and reporting purposes.</w:t>
      </w:r>
      <w:r w:rsidDel="00000000" w:rsidR="00000000" w:rsidRPr="00000000">
        <w:rPr>
          <w:rtl w:val="0"/>
        </w:rPr>
      </w:r>
    </w:p>
    <w:p w:rsidR="00000000" w:rsidDel="00000000" w:rsidP="00000000" w:rsidRDefault="00000000" w:rsidRPr="00000000" w14:paraId="00000062">
      <w:pPr>
        <w:widowControl w:val="0"/>
        <w:numPr>
          <w:ilvl w:val="2"/>
          <w:numId w:val="14"/>
        </w:numPr>
        <w:spacing w:after="240" w:before="0" w:beforeAutospacing="0" w:line="360" w:lineRule="auto"/>
        <w:ind w:left="2160" w:hanging="360"/>
      </w:pPr>
      <w:r w:rsidDel="00000000" w:rsidR="00000000" w:rsidRPr="00000000">
        <w:rPr>
          <w:rtl w:val="0"/>
        </w:rPr>
        <w:t xml:space="preserve">The Jira ticket can be automatically assigned to the relevant team or individual for further action or follow-up if necessary.</w:t>
      </w: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f1f1f"/>
          <w:sz w:val="24"/>
          <w:szCs w:val="24"/>
        </w:rPr>
      </w:pPr>
      <w:r w:rsidDel="00000000" w:rsidR="00000000" w:rsidRPr="00000000">
        <w:rPr>
          <w:b w:val="1"/>
          <w:bCs w:val="1"/>
          <w:color w:val="1f1f1f"/>
          <w:sz w:val="24"/>
          <w:szCs w:val="24"/>
          <w:rtl w:val="0"/>
        </w:rPr>
        <w:t xml:space="preserve">Why do we like this steel thread?</w:t>
      </w:r>
    </w:p>
    <w:p w:rsidR="00000000" w:rsidDel="00000000" w:rsidP="00000000" w:rsidRDefault="00000000" w:rsidRPr="00000000" w14:paraId="00000064">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1f1f1f"/>
          <w:sz w:val="24"/>
          <w:szCs w:val="24"/>
          <w:rtl w:val="0"/>
        </w:rPr>
        <w:t xml:space="preserve">Integrates with existing New Relic AIOps features (alerts):</w:t>
      </w:r>
      <w:r w:rsidDel="00000000" w:rsidR="00000000" w:rsidRPr="00000000">
        <w:rPr>
          <w:color w:val="1f1f1f"/>
          <w:sz w:val="24"/>
          <w:szCs w:val="24"/>
          <w:rtl w:val="0"/>
        </w:rPr>
        <w:t xml:space="preserve"> New Relic AI agents integrate with existing alerting features, using them as cues for further investigations.</w:t>
      </w:r>
    </w:p>
    <w:p w:rsidR="00000000" w:rsidDel="00000000" w:rsidP="00000000" w:rsidRDefault="00000000" w:rsidRPr="00000000" w14:paraId="00000065">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1f1f1f"/>
          <w:sz w:val="24"/>
          <w:szCs w:val="24"/>
          <w:rtl w:val="0"/>
        </w:rPr>
        <w:t xml:space="preserve">Proactive and automated:</w:t>
      </w:r>
      <w:r w:rsidDel="00000000" w:rsidR="00000000" w:rsidRPr="00000000">
        <w:rPr>
          <w:color w:val="1f1f1f"/>
          <w:sz w:val="24"/>
          <w:szCs w:val="24"/>
          <w:rtl w:val="0"/>
        </w:rPr>
        <w:t xml:space="preserve"> New Relic AI proactively responds</w:t>
      </w:r>
      <w:ins w:author="Ravi Iyer" w:id="2" w:date="2025-04-28T04:11:40Z">
        <w:r w:rsidDel="00000000" w:rsidR="00000000" w:rsidRPr="00000000">
          <w:rPr>
            <w:color w:val="1f1f1f"/>
            <w:sz w:val="24"/>
            <w:szCs w:val="24"/>
            <w:rtl w:val="0"/>
          </w:rPr>
          <w:t xml:space="preserve"> and</w:t>
        </w:r>
      </w:ins>
      <w:r w:rsidDel="00000000" w:rsidR="00000000" w:rsidRPr="00000000">
        <w:rPr>
          <w:color w:val="1f1f1f"/>
          <w:sz w:val="24"/>
          <w:szCs w:val="24"/>
          <w:rtl w:val="0"/>
        </w:rPr>
        <w:t xml:space="preserve"> investigates the issue and automatically initiates the investigation and remediation steps, saving the user a lot of time.</w:t>
      </w:r>
    </w:p>
    <w:p w:rsidR="00000000" w:rsidDel="00000000" w:rsidP="00000000" w:rsidRDefault="00000000" w:rsidRPr="00000000" w14:paraId="00000066">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1f1f1f"/>
          <w:sz w:val="24"/>
          <w:szCs w:val="24"/>
          <w:rtl w:val="0"/>
        </w:rPr>
        <w:t xml:space="preserve">Agent collaboration:</w:t>
      </w:r>
      <w:r w:rsidDel="00000000" w:rsidR="00000000" w:rsidRPr="00000000">
        <w:rPr>
          <w:color w:val="1f1f1f"/>
          <w:sz w:val="24"/>
          <w:szCs w:val="24"/>
          <w:rtl w:val="0"/>
        </w:rPr>
        <w:t xml:space="preserve"> Multiple agents work together to analyze the problem from different perspectives, ensuring a comprehensive understanding and well-thought-out remediation.</w:t>
      </w:r>
    </w:p>
    <w:p w:rsidR="00000000" w:rsidDel="00000000" w:rsidP="00000000" w:rsidRDefault="00000000" w:rsidRPr="00000000" w14:paraId="00000067">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1f1f1f"/>
          <w:sz w:val="24"/>
          <w:szCs w:val="24"/>
          <w:rtl w:val="0"/>
        </w:rPr>
        <w:t xml:space="preserve">Clear communication:</w:t>
      </w:r>
      <w:r w:rsidDel="00000000" w:rsidR="00000000" w:rsidRPr="00000000">
        <w:rPr>
          <w:color w:val="1f1f1f"/>
          <w:sz w:val="24"/>
          <w:szCs w:val="24"/>
          <w:rtl w:val="0"/>
        </w:rPr>
        <w:t xml:space="preserve"> The Slackbot provides timely updates and seeks user approval before taking action, allowing the user to intervene and/or trust its conclusions.</w:t>
      </w:r>
    </w:p>
    <w:p w:rsidR="00000000" w:rsidDel="00000000" w:rsidP="00000000" w:rsidRDefault="00000000" w:rsidRPr="00000000" w14:paraId="00000068">
      <w:pPr>
        <w:numPr>
          <w:ilvl w:val="0"/>
          <w:numId w:val="36"/>
        </w:numPr>
        <w:pBdr>
          <w:top w:color="auto" w:space="0" w:sz="0" w:val="none"/>
          <w:bottom w:color="auto" w:space="0" w:sz="0" w:val="none"/>
          <w:right w:color="auto" w:space="0" w:sz="0" w:val="none"/>
          <w:between w:color="auto" w:space="0" w:sz="0" w:val="none"/>
        </w:pBdr>
        <w:spacing w:after="120" w:line="360" w:lineRule="auto"/>
        <w:ind w:left="720" w:hanging="360"/>
      </w:pPr>
      <w:r w:rsidDel="00000000" w:rsidR="00000000" w:rsidRPr="00000000">
        <w:rPr>
          <w:b w:val="1"/>
          <w:bCs w:val="1"/>
          <w:color w:val="1f1f1f"/>
          <w:sz w:val="24"/>
          <w:szCs w:val="24"/>
          <w:rtl w:val="0"/>
        </w:rPr>
        <w:t xml:space="preserve">Efficient, automated remediation:</w:t>
      </w:r>
      <w:r w:rsidDel="00000000" w:rsidR="00000000" w:rsidRPr="00000000">
        <w:rPr>
          <w:color w:val="1f1f1f"/>
          <w:sz w:val="24"/>
          <w:szCs w:val="24"/>
          <w:rtl w:val="0"/>
        </w:rPr>
        <w:t xml:space="preserve"> Integrations with cloud providers enable automated remediation, minimizing downtime.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f1f1f"/>
          <w:sz w:val="24"/>
          <w:szCs w:val="24"/>
        </w:rPr>
      </w:pPr>
      <w:r w:rsidDel="00000000" w:rsidR="00000000" w:rsidRPr="00000000">
        <w:rPr>
          <w:b w:val="1"/>
          <w:bCs w:val="1"/>
          <w:color w:val="1f1f1f"/>
          <w:sz w:val="24"/>
          <w:szCs w:val="24"/>
          <w:rtl w:val="0"/>
        </w:rPr>
        <w:t xml:space="preserve">Key features shown in the steel thread:</w:t>
      </w:r>
    </w:p>
    <w:p w:rsidR="00000000" w:rsidDel="00000000" w:rsidP="00000000" w:rsidRDefault="00000000" w:rsidRPr="00000000" w14:paraId="0000006A">
      <w:pPr>
        <w:widowControl w:val="0"/>
        <w:numPr>
          <w:ilvl w:val="0"/>
          <w:numId w:val="47"/>
        </w:numPr>
        <w:spacing w:after="0" w:afterAutospacing="0" w:before="240" w:line="360" w:lineRule="auto"/>
        <w:ind w:left="720" w:hanging="360"/>
      </w:pPr>
      <w:r w:rsidDel="00000000" w:rsidR="00000000" w:rsidRPr="00000000">
        <w:rPr>
          <w:b w:val="1"/>
          <w:bCs w:val="1"/>
          <w:rtl w:val="0"/>
        </w:rPr>
        <w:t xml:space="preserve">RAG:</w:t>
      </w:r>
      <w:r w:rsidDel="00000000" w:rsidR="00000000" w:rsidRPr="00000000">
        <w:rPr>
          <w:rtl w:val="0"/>
        </w:rPr>
        <w:t xml:space="preserve"> Primarily used for retrieving relevant knowledge and context from a larger knowledge base (e.g., past incidents, documentation).</w:t>
      </w:r>
      <w:r w:rsidDel="00000000" w:rsidR="00000000" w:rsidRPr="00000000">
        <w:rPr>
          <w:rtl w:val="0"/>
        </w:rPr>
      </w:r>
    </w:p>
    <w:p w:rsidR="00000000" w:rsidDel="00000000" w:rsidP="00000000" w:rsidRDefault="00000000" w:rsidRPr="00000000" w14:paraId="0000006B">
      <w:pPr>
        <w:widowControl w:val="0"/>
        <w:numPr>
          <w:ilvl w:val="0"/>
          <w:numId w:val="47"/>
        </w:numPr>
        <w:spacing w:after="0" w:afterAutospacing="0" w:before="0" w:beforeAutospacing="0" w:line="360" w:lineRule="auto"/>
        <w:ind w:left="720" w:hanging="360"/>
      </w:pPr>
      <w:r w:rsidDel="00000000" w:rsidR="00000000" w:rsidRPr="00000000">
        <w:rPr>
          <w:b w:val="1"/>
          <w:bCs w:val="1"/>
          <w:rtl w:val="0"/>
        </w:rPr>
        <w:t xml:space="preserve">Shared Memory:</w:t>
      </w:r>
      <w:r w:rsidDel="00000000" w:rsidR="00000000" w:rsidRPr="00000000">
        <w:rPr>
          <w:rtl w:val="0"/>
        </w:rPr>
        <w:t xml:space="preserve"> Acts as a dynamic, </w:t>
      </w:r>
      <w:r w:rsidDel="00000000" w:rsidR="00000000" w:rsidRPr="00000000">
        <w:rPr>
          <w:rtl w:val="0"/>
        </w:rPr>
        <w:t xml:space="preserve">short-term</w:t>
      </w:r>
      <w:r w:rsidDel="00000000" w:rsidR="00000000" w:rsidRPr="00000000">
        <w:rPr>
          <w:rtl w:val="0"/>
        </w:rPr>
        <w:t xml:space="preserve">, and long-term memory for storing and sharing crucial information during an ongoing incident.</w:t>
      </w:r>
      <w:r w:rsidDel="00000000" w:rsidR="00000000" w:rsidRPr="00000000">
        <w:rPr>
          <w:rtl w:val="0"/>
        </w:rPr>
        <w:t xml:space="preserve"> </w:t>
      </w:r>
      <w:r w:rsidDel="00000000" w:rsidR="00000000" w:rsidRPr="00000000">
        <w:rPr>
          <w:rtl w:val="0"/>
        </w:rPr>
        <w:t xml:space="preserve">This information is then leveraged across platforms (Slack, Jira) to ensure continuity and comprehensive documentation.</w:t>
      </w:r>
      <w:r w:rsidDel="00000000" w:rsidR="00000000" w:rsidRPr="00000000">
        <w:rPr>
          <w:rtl w:val="0"/>
        </w:rPr>
      </w:r>
    </w:p>
    <w:p w:rsidR="00000000" w:rsidDel="00000000" w:rsidP="00000000" w:rsidRDefault="00000000" w:rsidRPr="00000000" w14:paraId="0000006C">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rPr>
          <w:color w:val="1f1f1f"/>
          <w:sz w:val="24"/>
          <w:szCs w:val="24"/>
        </w:rPr>
      </w:pPr>
      <w:r w:rsidDel="00000000" w:rsidR="00000000" w:rsidRPr="00000000">
        <w:rPr>
          <w:b w:val="1"/>
          <w:bCs w:val="1"/>
          <w:color w:val="1f1f1f"/>
          <w:sz w:val="24"/>
          <w:szCs w:val="24"/>
          <w:rtl w:val="0"/>
        </w:rPr>
        <w:t xml:space="preserve">Alerts integration:</w:t>
      </w:r>
      <w:r w:rsidDel="00000000" w:rsidR="00000000" w:rsidRPr="00000000">
        <w:rPr>
          <w:color w:val="1f1f1f"/>
          <w:sz w:val="24"/>
          <w:szCs w:val="24"/>
          <w:rtl w:val="0"/>
        </w:rPr>
        <w:t xml:space="preserve"> Leverages alerts from New Relic AIOps to trigger automated investigations.</w:t>
      </w:r>
    </w:p>
    <w:p w:rsidR="00000000" w:rsidDel="00000000" w:rsidP="00000000" w:rsidRDefault="00000000" w:rsidRPr="00000000" w14:paraId="0000006D">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rPr>
          <w:color w:val="1f1f1f"/>
          <w:sz w:val="24"/>
          <w:szCs w:val="24"/>
        </w:rPr>
      </w:pPr>
      <w:r w:rsidDel="00000000" w:rsidR="00000000" w:rsidRPr="00000000">
        <w:rPr>
          <w:b w:val="1"/>
          <w:bCs w:val="1"/>
          <w:color w:val="1f1f1f"/>
          <w:sz w:val="24"/>
          <w:szCs w:val="24"/>
          <w:rtl w:val="0"/>
        </w:rPr>
        <w:t xml:space="preserve">Slackbot integration:</w:t>
      </w:r>
      <w:r w:rsidDel="00000000" w:rsidR="00000000" w:rsidRPr="00000000">
        <w:rPr>
          <w:color w:val="1f1f1f"/>
          <w:sz w:val="24"/>
          <w:szCs w:val="24"/>
          <w:rtl w:val="0"/>
        </w:rPr>
        <w:t xml:space="preserve"> Deep integration with Slack for alerts, updates, and user interaction.</w:t>
      </w:r>
    </w:p>
    <w:p w:rsidR="00000000" w:rsidDel="00000000" w:rsidP="00000000" w:rsidRDefault="00000000" w:rsidRPr="00000000" w14:paraId="0000006E">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rPr>
          <w:color w:val="1f1f1f"/>
          <w:sz w:val="24"/>
          <w:szCs w:val="24"/>
        </w:rPr>
      </w:pPr>
      <w:r w:rsidDel="00000000" w:rsidR="00000000" w:rsidRPr="00000000">
        <w:rPr>
          <w:b w:val="1"/>
          <w:bCs w:val="1"/>
          <w:color w:val="1f1f1f"/>
          <w:sz w:val="24"/>
          <w:szCs w:val="24"/>
          <w:rtl w:val="0"/>
        </w:rPr>
        <w:t xml:space="preserve">Specialized agents:</w:t>
      </w:r>
      <w:r w:rsidDel="00000000" w:rsidR="00000000" w:rsidRPr="00000000">
        <w:rPr>
          <w:color w:val="1f1f1f"/>
          <w:sz w:val="24"/>
          <w:szCs w:val="24"/>
          <w:rtl w:val="0"/>
        </w:rPr>
        <w:t xml:space="preserve"> Agents with expertise in specific domains (database performance, infrastructure capacity).</w:t>
      </w:r>
    </w:p>
    <w:p w:rsidR="00000000" w:rsidDel="00000000" w:rsidP="00000000" w:rsidRDefault="00000000" w:rsidRPr="00000000" w14:paraId="0000006F">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rPr>
          <w:color w:val="1f1f1f"/>
          <w:sz w:val="24"/>
          <w:szCs w:val="24"/>
        </w:rPr>
      </w:pPr>
      <w:r w:rsidDel="00000000" w:rsidR="00000000" w:rsidRPr="00000000">
        <w:rPr>
          <w:b w:val="1"/>
          <w:bCs w:val="1"/>
          <w:color w:val="1f1f1f"/>
          <w:sz w:val="24"/>
          <w:szCs w:val="24"/>
          <w:rtl w:val="0"/>
        </w:rPr>
        <w:t xml:space="preserve">Agent collaboration/orchestration:</w:t>
      </w:r>
      <w:r w:rsidDel="00000000" w:rsidR="00000000" w:rsidRPr="00000000">
        <w:rPr>
          <w:color w:val="1f1f1f"/>
          <w:sz w:val="24"/>
          <w:szCs w:val="24"/>
          <w:rtl w:val="0"/>
        </w:rPr>
        <w:t xml:space="preserve"> Agents share data and insights to arrive at a comprehensive solution.</w:t>
      </w:r>
    </w:p>
    <w:p w:rsidR="00000000" w:rsidDel="00000000" w:rsidP="00000000" w:rsidRDefault="00000000" w:rsidRPr="00000000" w14:paraId="00000070">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rPr>
          <w:color w:val="1f1f1f"/>
          <w:sz w:val="24"/>
          <w:szCs w:val="24"/>
        </w:rPr>
      </w:pPr>
      <w:r w:rsidDel="00000000" w:rsidR="00000000" w:rsidRPr="00000000">
        <w:rPr>
          <w:b w:val="1"/>
          <w:bCs w:val="1"/>
          <w:color w:val="1f1f1f"/>
          <w:sz w:val="24"/>
          <w:szCs w:val="24"/>
          <w:rtl w:val="0"/>
        </w:rPr>
        <w:t xml:space="preserve">Automated remediation:</w:t>
      </w:r>
      <w:r w:rsidDel="00000000" w:rsidR="00000000" w:rsidRPr="00000000">
        <w:rPr>
          <w:color w:val="1f1f1f"/>
          <w:sz w:val="24"/>
          <w:szCs w:val="24"/>
          <w:rtl w:val="0"/>
        </w:rPr>
        <w:t xml:space="preserve"> Integrations with cloud platforms or other tools for automated actions.</w:t>
      </w:r>
    </w:p>
    <w:p w:rsidR="00000000" w:rsidDel="00000000" w:rsidP="00000000" w:rsidRDefault="00000000" w:rsidRPr="00000000" w14:paraId="00000071">
      <w:pPr>
        <w:numPr>
          <w:ilvl w:val="0"/>
          <w:numId w:val="47"/>
        </w:numPr>
        <w:pBdr>
          <w:top w:color="auto" w:space="0" w:sz="0" w:val="none"/>
          <w:bottom w:color="auto" w:space="0" w:sz="0" w:val="none"/>
          <w:right w:color="auto" w:space="0" w:sz="0" w:val="none"/>
          <w:between w:color="auto" w:space="0" w:sz="0" w:val="none"/>
        </w:pBdr>
        <w:spacing w:after="120" w:line="360" w:lineRule="auto"/>
        <w:ind w:left="720" w:hanging="360"/>
        <w:rPr>
          <w:color w:val="1f1f1f"/>
          <w:sz w:val="24"/>
          <w:szCs w:val="24"/>
        </w:rPr>
      </w:pPr>
      <w:r w:rsidDel="00000000" w:rsidR="00000000" w:rsidRPr="00000000">
        <w:rPr>
          <w:b w:val="1"/>
          <w:bCs w:val="1"/>
          <w:color w:val="1f1f1f"/>
          <w:sz w:val="24"/>
          <w:szCs w:val="24"/>
          <w:rtl w:val="0"/>
        </w:rPr>
        <w:t xml:space="preserve">Human-in-the-loop confirmation:</w:t>
      </w:r>
      <w:r w:rsidDel="00000000" w:rsidR="00000000" w:rsidRPr="00000000">
        <w:rPr>
          <w:color w:val="1f1f1f"/>
          <w:sz w:val="24"/>
          <w:szCs w:val="24"/>
          <w:rtl w:val="0"/>
        </w:rPr>
        <w:t xml:space="preserve"> User approval and oversight for critical remediation steps.</w:t>
      </w:r>
      <w:r w:rsidDel="00000000" w:rsidR="00000000" w:rsidRPr="00000000">
        <w:rPr>
          <w:rtl w:val="0"/>
        </w:rPr>
      </w:r>
    </w:p>
    <w:p w:rsidR="00000000" w:rsidDel="00000000" w:rsidP="00000000" w:rsidRDefault="00000000" w:rsidRPr="00000000" w14:paraId="00000072">
      <w:pPr>
        <w:widowControl w:val="0"/>
        <w:spacing w:line="360" w:lineRule="auto"/>
        <w:rPr>
          <w:b w:val="1"/>
          <w:bCs w:val="1"/>
        </w:rPr>
      </w:pPr>
      <w:r w:rsidDel="00000000" w:rsidR="00000000" w:rsidRPr="00000000">
        <w:rPr>
          <w:b w:val="1"/>
          <w:bCs w:val="1"/>
          <w:rtl w:val="0"/>
        </w:rPr>
        <w:t xml:space="preserve">Value Proposition:</w:t>
      </w:r>
      <w:r w:rsidDel="00000000" w:rsidR="00000000" w:rsidRPr="00000000">
        <w:rPr>
          <w:rtl w:val="0"/>
        </w:rPr>
      </w:r>
    </w:p>
    <w:p w:rsidR="00000000" w:rsidDel="00000000" w:rsidP="00000000" w:rsidRDefault="00000000" w:rsidRPr="00000000" w14:paraId="00000073">
      <w:pPr>
        <w:widowControl w:val="0"/>
        <w:numPr>
          <w:ilvl w:val="0"/>
          <w:numId w:val="5"/>
        </w:numPr>
        <w:spacing w:after="0" w:afterAutospacing="0" w:before="240" w:line="360" w:lineRule="auto"/>
        <w:ind w:left="720" w:hanging="360"/>
      </w:pPr>
      <w:r w:rsidDel="00000000" w:rsidR="00000000" w:rsidRPr="00000000">
        <w:rPr>
          <w:b w:val="1"/>
          <w:bCs w:val="1"/>
          <w:rtl w:val="0"/>
        </w:rPr>
        <w:t xml:space="preserve">Seamless Integration:</w:t>
      </w:r>
      <w:r w:rsidDel="00000000" w:rsidR="00000000" w:rsidRPr="00000000">
        <w:rPr>
          <w:rtl w:val="0"/>
        </w:rPr>
        <w:t xml:space="preserve"> The Shared Memory facilitates a smooth flow of information between Slack (communication and initial analysis) and Jira (formal incident tracking and documentation).</w:t>
      </w:r>
      <w:r w:rsidDel="00000000" w:rsidR="00000000" w:rsidRPr="00000000">
        <w:rPr>
          <w:rtl w:val="0"/>
        </w:rPr>
      </w:r>
    </w:p>
    <w:p w:rsidR="00000000" w:rsidDel="00000000" w:rsidP="00000000" w:rsidRDefault="00000000" w:rsidRPr="00000000" w14:paraId="00000074">
      <w:pPr>
        <w:widowControl w:val="0"/>
        <w:numPr>
          <w:ilvl w:val="0"/>
          <w:numId w:val="5"/>
        </w:numPr>
        <w:spacing w:after="0" w:afterAutospacing="0" w:before="0" w:beforeAutospacing="0" w:line="360" w:lineRule="auto"/>
        <w:ind w:left="720" w:hanging="360"/>
      </w:pPr>
      <w:r w:rsidDel="00000000" w:rsidR="00000000" w:rsidRPr="00000000">
        <w:rPr>
          <w:b w:val="1"/>
          <w:bCs w:val="1"/>
          <w:rtl w:val="0"/>
        </w:rPr>
        <w:t xml:space="preserve">Reduced Manual Effort:</w:t>
      </w:r>
      <w:r w:rsidDel="00000000" w:rsidR="00000000" w:rsidRPr="00000000">
        <w:rPr>
          <w:rtl w:val="0"/>
        </w:rPr>
        <w:t xml:space="preserve"> Automating the transfer of incident details to Jira eliminates the need for manual data entry, saving time and reducing errors.</w:t>
      </w:r>
      <w:r w:rsidDel="00000000" w:rsidR="00000000" w:rsidRPr="00000000">
        <w:rPr>
          <w:rtl w:val="0"/>
        </w:rPr>
      </w:r>
    </w:p>
    <w:p w:rsidR="00000000" w:rsidDel="00000000" w:rsidP="00000000" w:rsidRDefault="00000000" w:rsidRPr="00000000" w14:paraId="00000075">
      <w:pPr>
        <w:widowControl w:val="0"/>
        <w:numPr>
          <w:ilvl w:val="0"/>
          <w:numId w:val="5"/>
        </w:numPr>
        <w:spacing w:after="0" w:afterAutospacing="0" w:before="0" w:beforeAutospacing="0" w:line="360" w:lineRule="auto"/>
        <w:ind w:left="720" w:hanging="360"/>
      </w:pPr>
      <w:r w:rsidDel="00000000" w:rsidR="00000000" w:rsidRPr="00000000">
        <w:rPr>
          <w:b w:val="1"/>
          <w:bCs w:val="1"/>
          <w:rtl w:val="0"/>
        </w:rPr>
        <w:t xml:space="preserve">Enhanced Collaboration:</w:t>
      </w:r>
      <w:r w:rsidDel="00000000" w:rsidR="00000000" w:rsidRPr="00000000">
        <w:rPr>
          <w:rtl w:val="0"/>
        </w:rPr>
        <w:t xml:space="preserve"> The Shared Memory ensures that all stakeholders have access to the same, up-to-date information, promoting collaboration and informed decision-making.</w:t>
      </w:r>
      <w:r w:rsidDel="00000000" w:rsidR="00000000" w:rsidRPr="00000000">
        <w:rPr>
          <w:rtl w:val="0"/>
        </w:rPr>
      </w:r>
    </w:p>
    <w:p w:rsidR="00000000" w:rsidDel="00000000" w:rsidP="00000000" w:rsidRDefault="00000000" w:rsidRPr="00000000" w14:paraId="00000076">
      <w:pPr>
        <w:numPr>
          <w:ilvl w:val="0"/>
          <w:numId w:val="10"/>
        </w:numPr>
        <w:pBdr>
          <w:top w:color="auto" w:space="0" w:sz="0" w:val="none"/>
          <w:bottom w:color="auto" w:space="0" w:sz="0" w:val="none"/>
          <w:right w:color="auto" w:space="0" w:sz="0" w:val="none"/>
          <w:between w:color="auto" w:space="0" w:sz="0" w:val="none"/>
        </w:pBdr>
        <w:spacing w:before="0" w:line="360" w:lineRule="auto"/>
        <w:ind w:left="720" w:hanging="360"/>
      </w:pPr>
      <w:r w:rsidDel="00000000" w:rsidR="00000000" w:rsidRPr="00000000">
        <w:rPr>
          <w:rtl w:val="0"/>
        </w:rPr>
      </w:r>
    </w:p>
    <w:p w:rsidR="00000000" w:rsidDel="00000000" w:rsidP="00000000" w:rsidRDefault="00000000" w:rsidRPr="00000000" w14:paraId="00000077">
      <w:pPr>
        <w:pStyle w:val="Heading1"/>
        <w:spacing w:line="360" w:lineRule="auto"/>
        <w:rPr/>
      </w:pPr>
      <w:bookmarkStart w:colFirst="0" w:colLast="0" w:name="_wvj8a735pf59" w:id="14"/>
      <w:bookmarkEnd w:id="14"/>
      <w:r w:rsidDel="00000000" w:rsidR="00000000" w:rsidRPr="00000000">
        <w:rPr>
          <w:rtl w:val="0"/>
        </w:rPr>
        <w:t xml:space="preserve">Use Cases &amp; Steel Threads</w:t>
      </w:r>
    </w:p>
    <w:p w:rsidR="00000000" w:rsidDel="00000000" w:rsidP="00000000" w:rsidRDefault="00000000" w:rsidRPr="00000000" w14:paraId="00000078">
      <w:pPr>
        <w:pStyle w:val="Heading2"/>
        <w:spacing w:line="360" w:lineRule="auto"/>
        <w:rPr/>
      </w:pPr>
      <w:bookmarkStart w:colFirst="0" w:colLast="0" w:name="_bnqx8651imf8" w:id="15"/>
      <w:bookmarkEnd w:id="15"/>
      <w:r w:rsidDel="00000000" w:rsidR="00000000" w:rsidRPr="00000000">
        <w:rPr>
          <w:rtl w:val="0"/>
        </w:rPr>
        <w:t xml:space="preserve">“Use Anywhere” New Relic Agent Steel Threads</w:t>
      </w:r>
    </w:p>
    <w:p w:rsidR="00000000" w:rsidDel="00000000" w:rsidP="00000000" w:rsidRDefault="00000000" w:rsidRPr="00000000" w14:paraId="00000079">
      <w:pPr>
        <w:spacing w:line="360" w:lineRule="auto"/>
        <w:ind w:left="0" w:firstLine="0"/>
        <w:rPr/>
      </w:pPr>
      <w:r w:rsidDel="00000000" w:rsidR="00000000" w:rsidRPr="00000000">
        <w:rPr>
          <w:rtl w:val="0"/>
        </w:rPr>
        <w:t xml:space="preserve"> </w:t>
      </w:r>
      <w:hyperlink r:id="rId10">
        <w:r w:rsidDel="00000000" w:rsidR="00000000" w:rsidRPr="00000000">
          <w:rPr>
            <w:color w:val="0000ee"/>
            <w:u w:val="single"/>
            <w:rtl w:val="0"/>
          </w:rPr>
          <w:t xml:space="preserve">Agentic AI Use Cases: "Agents you want to hire"</w:t>
        </w:r>
      </w:hyperlink>
      <w:r w:rsidDel="00000000" w:rsidR="00000000" w:rsidRPr="00000000">
        <w:rPr>
          <w:rtl w:val="0"/>
        </w:rPr>
      </w:r>
    </w:p>
    <w:p w:rsidR="00000000" w:rsidDel="00000000" w:rsidP="00000000" w:rsidRDefault="00000000" w:rsidRPr="00000000" w14:paraId="0000007A">
      <w:pPr>
        <w:pStyle w:val="Heading2"/>
        <w:spacing w:line="360" w:lineRule="auto"/>
        <w:rPr/>
      </w:pPr>
      <w:bookmarkStart w:colFirst="0" w:colLast="0" w:name="_eepmin3facxs" w:id="16"/>
      <w:bookmarkEnd w:id="16"/>
      <w:r w:rsidDel="00000000" w:rsidR="00000000" w:rsidRPr="00000000">
        <w:rPr>
          <w:rtl w:val="0"/>
        </w:rPr>
        <w:t xml:space="preserve">Partnership/Integration Opportunities</w:t>
      </w:r>
    </w:p>
    <w:bookmarkStart w:colFirst="0" w:colLast="0" w:name="kix.t1b85snxm693" w:id="17"/>
    <w:bookmarkEnd w:id="17"/>
    <w:p w:rsidR="00000000" w:rsidDel="00000000" w:rsidP="00000000" w:rsidRDefault="00000000" w:rsidRPr="00000000" w14:paraId="0000007B">
      <w:pPr>
        <w:numPr>
          <w:ilvl w:val="0"/>
          <w:numId w:val="25"/>
        </w:numPr>
        <w:ind w:left="720" w:hanging="360"/>
        <w:rPr/>
      </w:pPr>
      <w:r w:rsidDel="00000000" w:rsidR="00000000" w:rsidRPr="00000000">
        <w:rPr>
          <w:rtl w:val="0"/>
        </w:rPr>
        <w:t xml:space="preserve">North Star User Journey: Resolving a Database Bottleneck with Collaborative NRAI Agents via Slack</w:t>
      </w:r>
    </w:p>
    <w:p w:rsidR="00000000" w:rsidDel="00000000" w:rsidP="00000000" w:rsidRDefault="00000000" w:rsidRPr="00000000" w14:paraId="0000007C">
      <w:pPr>
        <w:spacing w:line="360" w:lineRule="auto"/>
        <w:ind w:left="720" w:firstLine="0"/>
        <w:rPr/>
      </w:pPr>
      <w:hyperlink r:id="rId11">
        <w:r w:rsidDel="00000000" w:rsidR="00000000" w:rsidRPr="00000000">
          <w:rPr>
            <w:color w:val="0000ee"/>
            <w:u w:val="single"/>
            <w:rtl w:val="0"/>
          </w:rPr>
          <w:t xml:space="preserve">Agentic Orchestration Platform PRD</w:t>
        </w:r>
      </w:hyperlink>
      <w:r w:rsidDel="00000000" w:rsidR="00000000" w:rsidRPr="00000000">
        <w:rPr>
          <w:rtl w:val="0"/>
        </w:rPr>
      </w:r>
    </w:p>
    <w:bookmarkStart w:colFirst="0" w:colLast="0" w:name="kix.duzx6qwjui42" w:id="18"/>
    <w:bookmarkEnd w:id="18"/>
    <w:p w:rsidR="00000000" w:rsidDel="00000000" w:rsidP="00000000" w:rsidRDefault="00000000" w:rsidRPr="00000000" w14:paraId="0000007D">
      <w:pPr>
        <w:numPr>
          <w:ilvl w:val="0"/>
          <w:numId w:val="25"/>
        </w:numPr>
        <w:ind w:left="720" w:hanging="360"/>
        <w:rPr/>
      </w:pPr>
      <w:r w:rsidDel="00000000" w:rsidR="00000000" w:rsidRPr="00000000">
        <w:rPr>
          <w:rtl w:val="0"/>
        </w:rPr>
        <w:t xml:space="preserve">(February ‘25 deliverable) User Journey: Deployment decision support via GitHub CoPilot integration</w:t>
      </w:r>
    </w:p>
    <w:p w:rsidR="00000000" w:rsidDel="00000000" w:rsidP="00000000" w:rsidRDefault="00000000" w:rsidRPr="00000000" w14:paraId="0000007E">
      <w:pPr>
        <w:spacing w:line="360" w:lineRule="auto"/>
        <w:ind w:left="720" w:firstLine="0"/>
        <w:rPr/>
      </w:pPr>
      <w:hyperlink r:id="rId12">
        <w:r w:rsidDel="00000000" w:rsidR="00000000" w:rsidRPr="00000000">
          <w:rPr>
            <w:color w:val="0000ee"/>
            <w:u w:val="single"/>
            <w:rtl w:val="0"/>
          </w:rPr>
          <w:t xml:space="preserve">GitHub Copilot + NRAI: Steel Thread User Journey</w:t>
        </w:r>
      </w:hyperlink>
      <w:r w:rsidDel="00000000" w:rsidR="00000000" w:rsidRPr="00000000">
        <w:rPr>
          <w:rtl w:val="0"/>
        </w:rPr>
      </w:r>
    </w:p>
    <w:p w:rsidR="00000000" w:rsidDel="00000000" w:rsidP="00000000" w:rsidRDefault="00000000" w:rsidRPr="00000000" w14:paraId="0000007F">
      <w:pPr>
        <w:numPr>
          <w:ilvl w:val="0"/>
          <w:numId w:val="25"/>
        </w:numPr>
        <w:ind w:left="720" w:hanging="360"/>
        <w:rPr/>
      </w:pPr>
      <w:r w:rsidDel="00000000" w:rsidR="00000000" w:rsidRPr="00000000">
        <w:rPr>
          <w:rtl w:val="0"/>
        </w:rPr>
        <w:t xml:space="preserve">(February ‘25 deliverable) User Journey: Alert/incident escalation recommendation in Amazon Q Business</w:t>
      </w:r>
    </w:p>
    <w:p w:rsidR="00000000" w:rsidDel="00000000" w:rsidP="00000000" w:rsidRDefault="00000000" w:rsidRPr="00000000" w14:paraId="00000080">
      <w:pPr>
        <w:spacing w:line="360" w:lineRule="auto"/>
        <w:ind w:left="720" w:firstLine="0"/>
        <w:rPr/>
      </w:pPr>
      <w:hyperlink r:id="rId13">
        <w:r w:rsidDel="00000000" w:rsidR="00000000" w:rsidRPr="00000000">
          <w:rPr>
            <w:color w:val="0000ee"/>
            <w:u w:val="single"/>
            <w:rtl w:val="0"/>
          </w:rPr>
          <w:t xml:space="preserve">Steel Thread: Amazon Q Business + New Relic AI Integration</w:t>
        </w:r>
      </w:hyperlink>
      <w:r w:rsidDel="00000000" w:rsidR="00000000" w:rsidRPr="00000000">
        <w:rPr>
          <w:rtl w:val="0"/>
        </w:rPr>
      </w:r>
    </w:p>
    <w:p w:rsidR="00000000" w:rsidDel="00000000" w:rsidP="00000000" w:rsidRDefault="00000000" w:rsidRPr="00000000" w14:paraId="00000081">
      <w:pPr>
        <w:numPr>
          <w:ilvl w:val="0"/>
          <w:numId w:val="25"/>
        </w:numPr>
        <w:ind w:left="720" w:hanging="360"/>
        <w:rPr/>
      </w:pPr>
      <w:r w:rsidDel="00000000" w:rsidR="00000000" w:rsidRPr="00000000">
        <w:rPr>
          <w:rtl w:val="0"/>
        </w:rPr>
        <w:t xml:space="preserve">(February ‘25 deliverable) User Journey: Impact analysis via ServiceNow integration for incident escalation</w:t>
      </w:r>
    </w:p>
    <w:p w:rsidR="00000000" w:rsidDel="00000000" w:rsidP="00000000" w:rsidRDefault="00000000" w:rsidRPr="00000000" w14:paraId="00000082">
      <w:pPr>
        <w:spacing w:line="360" w:lineRule="auto"/>
        <w:ind w:left="720" w:firstLine="0"/>
        <w:rPr/>
      </w:pPr>
      <w:hyperlink r:id="rId14">
        <w:r w:rsidDel="00000000" w:rsidR="00000000" w:rsidRPr="00000000">
          <w:rPr>
            <w:color w:val="0000ee"/>
            <w:u w:val="single"/>
            <w:rtl w:val="0"/>
          </w:rPr>
          <w:t xml:space="preserve">Steel Thread: ServiceNow Operator using New Relic AI for Incident Triage and Resolution</w:t>
        </w:r>
      </w:hyperlink>
      <w:r w:rsidDel="00000000" w:rsidR="00000000" w:rsidRPr="00000000">
        <w:rPr>
          <w:rtl w:val="0"/>
        </w:rPr>
      </w:r>
    </w:p>
    <w:p w:rsidR="00000000" w:rsidDel="00000000" w:rsidP="00000000" w:rsidRDefault="00000000" w:rsidRPr="00000000" w14:paraId="00000083">
      <w:pPr>
        <w:numPr>
          <w:ilvl w:val="0"/>
          <w:numId w:val="25"/>
        </w:numPr>
        <w:ind w:left="720" w:hanging="360"/>
        <w:rPr/>
      </w:pPr>
      <w:r w:rsidDel="00000000" w:rsidR="00000000" w:rsidRPr="00000000">
        <w:rPr>
          <w:rtl w:val="0"/>
        </w:rPr>
        <w:t xml:space="preserve">(February ‘25 deliverable) User Journey: New Relic insights in Google Gemini</w:t>
      </w:r>
    </w:p>
    <w:p w:rsidR="00000000" w:rsidDel="00000000" w:rsidP="00000000" w:rsidRDefault="00000000" w:rsidRPr="00000000" w14:paraId="00000084">
      <w:pPr>
        <w:spacing w:line="360" w:lineRule="auto"/>
        <w:ind w:left="720" w:firstLine="0"/>
        <w:rPr/>
      </w:pPr>
      <w:r w:rsidDel="00000000" w:rsidR="00000000" w:rsidRPr="00000000">
        <w:rPr>
          <w:rtl w:val="0"/>
        </w:rPr>
        <w:t xml:space="preserve">TK</w:t>
      </w:r>
    </w:p>
    <w:p w:rsidR="00000000" w:rsidDel="00000000" w:rsidP="00000000" w:rsidRDefault="00000000" w:rsidRPr="00000000" w14:paraId="00000085">
      <w:pPr>
        <w:numPr>
          <w:ilvl w:val="0"/>
          <w:numId w:val="25"/>
        </w:numPr>
        <w:ind w:left="720" w:hanging="360"/>
        <w:rPr/>
      </w:pPr>
      <w:r w:rsidDel="00000000" w:rsidR="00000000" w:rsidRPr="00000000">
        <w:rPr>
          <w:rtl w:val="0"/>
        </w:rPr>
        <w:t xml:space="preserve">(February ‘25 deliverable) User Journey: Accessing New Relic AI agents via API</w:t>
      </w:r>
    </w:p>
    <w:p w:rsidR="00000000" w:rsidDel="00000000" w:rsidP="00000000" w:rsidRDefault="00000000" w:rsidRPr="00000000" w14:paraId="00000086">
      <w:pPr>
        <w:spacing w:line="360" w:lineRule="auto"/>
        <w:ind w:left="720" w:firstLine="0"/>
        <w:rPr/>
      </w:pPr>
      <w:hyperlink r:id="rId15">
        <w:r w:rsidDel="00000000" w:rsidR="00000000" w:rsidRPr="00000000">
          <w:rPr>
            <w:color w:val="0000ee"/>
            <w:u w:val="single"/>
            <w:rtl w:val="0"/>
          </w:rPr>
          <w:t xml:space="preserve">Internal: Agentic AI Versions - OFFICIAL SOURCE OF TRUTH</w:t>
        </w:r>
      </w:hyperlink>
      <w:r w:rsidDel="00000000" w:rsidR="00000000" w:rsidRPr="00000000">
        <w:rPr>
          <w:rtl w:val="0"/>
        </w:rPr>
      </w:r>
    </w:p>
    <w:p w:rsidR="00000000" w:rsidDel="00000000" w:rsidP="00000000" w:rsidRDefault="00000000" w:rsidRPr="00000000" w14:paraId="00000087">
      <w:pPr>
        <w:numPr>
          <w:ilvl w:val="0"/>
          <w:numId w:val="25"/>
        </w:numPr>
        <w:ind w:left="720" w:hanging="360"/>
        <w:rPr/>
      </w:pPr>
      <w:r w:rsidDel="00000000" w:rsidR="00000000" w:rsidRPr="00000000">
        <w:rPr>
          <w:rtl w:val="0"/>
        </w:rPr>
        <w:t xml:space="preserve">User Journey: New Relic insights in Palo Alto Networks</w:t>
      </w:r>
    </w:p>
    <w:p w:rsidR="00000000" w:rsidDel="00000000" w:rsidP="00000000" w:rsidRDefault="00000000" w:rsidRPr="00000000" w14:paraId="00000088">
      <w:pPr>
        <w:spacing w:line="360" w:lineRule="auto"/>
        <w:ind w:left="720" w:firstLine="0"/>
        <w:rPr/>
      </w:pPr>
      <w:r w:rsidDel="00000000" w:rsidR="00000000" w:rsidRPr="00000000">
        <w:rPr>
          <w:rtl w:val="0"/>
        </w:rPr>
        <w:t xml:space="preserve">TK</w:t>
      </w:r>
    </w:p>
    <w:p w:rsidR="00000000" w:rsidDel="00000000" w:rsidP="00000000" w:rsidRDefault="00000000" w:rsidRPr="00000000" w14:paraId="00000089">
      <w:pPr>
        <w:numPr>
          <w:ilvl w:val="0"/>
          <w:numId w:val="25"/>
        </w:numPr>
        <w:ind w:left="720" w:hanging="360"/>
        <w:rPr/>
      </w:pPr>
      <w:r w:rsidDel="00000000" w:rsidR="00000000" w:rsidRPr="00000000">
        <w:rPr>
          <w:rtl w:val="0"/>
        </w:rPr>
        <w:t xml:space="preserve">New Relic + Codestream (Git as a tool)</w:t>
      </w:r>
    </w:p>
    <w:p w:rsidR="00000000" w:rsidDel="00000000" w:rsidP="00000000" w:rsidRDefault="00000000" w:rsidRPr="00000000" w14:paraId="0000008A">
      <w:pPr>
        <w:numPr>
          <w:ilvl w:val="0"/>
          <w:numId w:val="25"/>
        </w:numPr>
        <w:ind w:left="720" w:hanging="360"/>
        <w:rPr/>
      </w:pPr>
      <w:r w:rsidDel="00000000" w:rsidR="00000000" w:rsidRPr="00000000">
        <w:rPr>
          <w:rtl w:val="0"/>
        </w:rPr>
        <w:t xml:space="preserve">(February ‘25 deliverable) User Journey: Guided Troubleshooting with Generative UX for Incident Response</w:t>
      </w:r>
    </w:p>
    <w:p w:rsidR="00000000" w:rsidDel="00000000" w:rsidP="00000000" w:rsidRDefault="00000000" w:rsidRPr="00000000" w14:paraId="0000008B">
      <w:pPr>
        <w:spacing w:line="360" w:lineRule="auto"/>
        <w:ind w:left="720" w:firstLine="0"/>
        <w:rPr/>
      </w:pPr>
      <w:hyperlink r:id="rId16">
        <w:r w:rsidDel="00000000" w:rsidR="00000000" w:rsidRPr="00000000">
          <w:rPr>
            <w:color w:val="0000ee"/>
            <w:u w:val="single"/>
            <w:rtl w:val="0"/>
          </w:rPr>
          <w:t xml:space="preserve">Steel thread: Generative UX with agentic orchestration</w:t>
        </w:r>
      </w:hyperlink>
      <w:r w:rsidDel="00000000" w:rsidR="00000000" w:rsidRPr="00000000">
        <w:rPr>
          <w:rtl w:val="0"/>
        </w:rPr>
      </w:r>
    </w:p>
    <w:p w:rsidR="00000000" w:rsidDel="00000000" w:rsidP="00000000" w:rsidRDefault="00000000" w:rsidRPr="00000000" w14:paraId="0000008C">
      <w:pPr>
        <w:pStyle w:val="Heading2"/>
        <w:spacing w:line="360" w:lineRule="auto"/>
        <w:rPr/>
      </w:pPr>
      <w:bookmarkStart w:colFirst="0" w:colLast="0" w:name="_bejawdxkjogt" w:id="19"/>
      <w:bookmarkEnd w:id="19"/>
      <w:r w:rsidDel="00000000" w:rsidR="00000000" w:rsidRPr="00000000">
        <w:rPr>
          <w:rtl w:val="0"/>
        </w:rPr>
        <w:t xml:space="preserve">Additional, roughly-defined</w:t>
      </w:r>
    </w:p>
    <w:p w:rsidR="00000000" w:rsidDel="00000000" w:rsidP="00000000" w:rsidRDefault="00000000" w:rsidRPr="00000000" w14:paraId="0000008D">
      <w:pPr>
        <w:spacing w:line="360" w:lineRule="auto"/>
        <w:ind w:left="0" w:firstLine="0"/>
        <w:rPr/>
      </w:pPr>
      <w:r w:rsidDel="00000000" w:rsidR="00000000" w:rsidRPr="00000000">
        <w:rPr>
          <w:rtl w:val="0"/>
        </w:rPr>
        <w:t xml:space="preserve"> </w:t>
      </w:r>
      <w:hyperlink r:id="rId17">
        <w:r w:rsidDel="00000000" w:rsidR="00000000" w:rsidRPr="00000000">
          <w:rPr>
            <w:color w:val="0000ee"/>
            <w:u w:val="single"/>
            <w:rtl w:val="0"/>
          </w:rPr>
          <w:t xml:space="preserve">Agentic Orchestration Use Cases</w:t>
        </w:r>
      </w:hyperlink>
      <w:r w:rsidDel="00000000" w:rsidR="00000000" w:rsidRPr="00000000">
        <w:rPr>
          <w:rtl w:val="0"/>
        </w:rPr>
      </w:r>
    </w:p>
    <w:p w:rsidR="00000000" w:rsidDel="00000000" w:rsidP="00000000" w:rsidRDefault="00000000" w:rsidRPr="00000000" w14:paraId="0000008E">
      <w:pPr>
        <w:pStyle w:val="Heading1"/>
        <w:spacing w:line="360" w:lineRule="auto"/>
        <w:rPr/>
      </w:pPr>
      <w:bookmarkStart w:colFirst="0" w:colLast="0" w:name="_hth6bi7b4wv6" w:id="20"/>
      <w:bookmarkEnd w:id="20"/>
      <w:r w:rsidDel="00000000" w:rsidR="00000000" w:rsidRPr="00000000">
        <w:rPr>
          <w:rtl w:val="0"/>
        </w:rPr>
        <w:t xml:space="preserve">Summarized roadmap</w:t>
      </w:r>
    </w:p>
    <w:p w:rsidR="00000000" w:rsidDel="00000000" w:rsidP="00000000" w:rsidRDefault="00000000" w:rsidRPr="00000000" w14:paraId="0000008F">
      <w:pPr>
        <w:pStyle w:val="Heading2"/>
        <w:spacing w:line="360" w:lineRule="auto"/>
        <w:rPr/>
      </w:pPr>
      <w:bookmarkStart w:colFirst="0" w:colLast="0" w:name="_ynni3xajnbkp" w:id="21"/>
      <w:bookmarkEnd w:id="21"/>
      <w:r w:rsidDel="00000000" w:rsidR="00000000" w:rsidRPr="00000000">
        <w:rPr>
          <w:rtl w:val="0"/>
        </w:rPr>
        <w:t xml:space="preserve">Roadmap Themes &amp; Objectives</w:t>
      </w:r>
    </w:p>
    <w:p w:rsidR="00000000" w:rsidDel="00000000" w:rsidP="00000000" w:rsidRDefault="00000000" w:rsidRPr="00000000" w14:paraId="00000090">
      <w:pPr>
        <w:spacing w:line="360" w:lineRule="auto"/>
        <w:rPr/>
      </w:pPr>
      <w:r w:rsidDel="00000000" w:rsidR="00000000" w:rsidRPr="00000000">
        <w:rPr>
          <w:rtl w:val="0"/>
        </w:rPr>
        <w:t xml:space="preserve">In executing on the roadmap, we need to achieve the following objectives roughly in this order:</w:t>
      </w:r>
    </w:p>
    <w:p w:rsidR="00000000" w:rsidDel="00000000" w:rsidP="00000000" w:rsidRDefault="00000000" w:rsidRPr="00000000" w14:paraId="00000091">
      <w:pPr>
        <w:numPr>
          <w:ilvl w:val="0"/>
          <w:numId w:val="32"/>
        </w:numPr>
        <w:spacing w:line="360" w:lineRule="auto"/>
        <w:ind w:left="720" w:hanging="360"/>
        <w:rPr>
          <w:sz w:val="22"/>
          <w:szCs w:val="22"/>
        </w:rPr>
      </w:pPr>
      <w:r w:rsidDel="00000000" w:rsidR="00000000" w:rsidRPr="00000000">
        <w:rPr>
          <w:b w:val="1"/>
          <w:bCs w:val="1"/>
          <w:rtl w:val="0"/>
        </w:rPr>
        <w:t xml:space="preserve">Develop specialized agents:</w:t>
      </w:r>
      <w:r w:rsidDel="00000000" w:rsidR="00000000" w:rsidRPr="00000000">
        <w:rPr>
          <w:rtl w:val="0"/>
        </w:rPr>
        <w:t xml:space="preserve"> Build agents tailored for incident response, root cause analysis, DevOps, AIOps, and proactive observability tasks like infrastructure capacity planning.</w:t>
      </w:r>
    </w:p>
    <w:p w:rsidR="00000000" w:rsidDel="00000000" w:rsidP="00000000" w:rsidRDefault="00000000" w:rsidRPr="00000000" w14:paraId="00000092">
      <w:pPr>
        <w:numPr>
          <w:ilvl w:val="0"/>
          <w:numId w:val="32"/>
        </w:numPr>
        <w:spacing w:line="360" w:lineRule="auto"/>
        <w:ind w:left="720" w:hanging="360"/>
        <w:rPr>
          <w:sz w:val="22"/>
          <w:szCs w:val="22"/>
        </w:rPr>
      </w:pPr>
      <w:r w:rsidDel="00000000" w:rsidR="00000000" w:rsidRPr="00000000">
        <w:rPr>
          <w:b w:val="1"/>
          <w:bCs w:val="1"/>
          <w:rtl w:val="0"/>
        </w:rPr>
        <w:t xml:space="preserve">Integrate with external agents: </w:t>
      </w:r>
      <w:r w:rsidDel="00000000" w:rsidR="00000000" w:rsidRPr="00000000">
        <w:rPr>
          <w:rtl w:val="0"/>
        </w:rPr>
        <w:t xml:space="preserve">Create seamless integrations with platforms like GitHub CoPilot, Amazon Q Business, Google Gemini, ServiceNow's AI agent, and Palo Alto Networks' AI agent.</w:t>
      </w:r>
    </w:p>
    <w:p w:rsidR="00000000" w:rsidDel="00000000" w:rsidP="00000000" w:rsidRDefault="00000000" w:rsidRPr="00000000" w14:paraId="00000093">
      <w:pPr>
        <w:numPr>
          <w:ilvl w:val="0"/>
          <w:numId w:val="32"/>
        </w:numPr>
        <w:spacing w:line="360" w:lineRule="auto"/>
        <w:ind w:left="720" w:hanging="360"/>
        <w:rPr>
          <w:sz w:val="22"/>
          <w:szCs w:val="22"/>
        </w:rPr>
      </w:pPr>
      <w:r w:rsidDel="00000000" w:rsidR="00000000" w:rsidRPr="00000000">
        <w:rPr>
          <w:b w:val="1"/>
          <w:bCs w:val="1"/>
          <w:rtl w:val="0"/>
        </w:rPr>
        <w:t xml:space="preserve">Develop an API for customer/partner-defined integrations: </w:t>
      </w:r>
      <w:r w:rsidDel="00000000" w:rsidR="00000000" w:rsidRPr="00000000">
        <w:rPr>
          <w:rtl w:val="0"/>
        </w:rPr>
        <w:t xml:space="preserve">Allow external applications and strategic partners to interact with New Relic AI via a flexible API.</w:t>
      </w:r>
    </w:p>
    <w:p w:rsidR="00000000" w:rsidDel="00000000" w:rsidP="00000000" w:rsidRDefault="00000000" w:rsidRPr="00000000" w14:paraId="00000094">
      <w:pPr>
        <w:numPr>
          <w:ilvl w:val="0"/>
          <w:numId w:val="32"/>
        </w:numPr>
        <w:spacing w:line="360" w:lineRule="auto"/>
        <w:ind w:left="720" w:hanging="360"/>
        <w:rPr>
          <w:sz w:val="22"/>
          <w:szCs w:val="22"/>
        </w:rPr>
      </w:pPr>
      <w:r w:rsidDel="00000000" w:rsidR="00000000" w:rsidRPr="00000000">
        <w:rPr>
          <w:b w:val="1"/>
          <w:bCs w:val="1"/>
          <w:rtl w:val="0"/>
        </w:rPr>
        <w:t xml:space="preserve">Develop requisite agent tools: </w:t>
      </w:r>
      <w:r w:rsidDel="00000000" w:rsidR="00000000" w:rsidRPr="00000000">
        <w:rPr>
          <w:rtl w:val="0"/>
        </w:rPr>
        <w:t xml:space="preserve">Build tools that enable agents to perform complex research and workflows, reducing manual toil for engineers and support staff. Which tools will depend on the jobs we need the agents to complete.</w:t>
      </w:r>
    </w:p>
    <w:p w:rsidR="00000000" w:rsidDel="00000000" w:rsidP="00000000" w:rsidRDefault="00000000" w:rsidRPr="00000000" w14:paraId="00000095">
      <w:pPr>
        <w:numPr>
          <w:ilvl w:val="0"/>
          <w:numId w:val="32"/>
        </w:numPr>
        <w:spacing w:line="360" w:lineRule="auto"/>
        <w:ind w:left="720" w:hanging="360"/>
        <w:rPr>
          <w:sz w:val="22"/>
          <w:szCs w:val="22"/>
        </w:rPr>
      </w:pPr>
      <w:r w:rsidDel="00000000" w:rsidR="00000000" w:rsidRPr="00000000">
        <w:rPr>
          <w:b w:val="1"/>
          <w:bCs w:val="1"/>
          <w:rtl w:val="0"/>
        </w:rPr>
        <w:t xml:space="preserve">As needed, host and serve AI models: </w:t>
      </w:r>
      <w:r w:rsidDel="00000000" w:rsidR="00000000" w:rsidRPr="00000000">
        <w:rPr>
          <w:rtl w:val="0"/>
        </w:rPr>
        <w:t xml:space="preserve">Certain agent use cases can be greatly enhanced or made faster/cheaper by the use of self-hosted models. </w:t>
      </w:r>
      <w:commentRangeStart w:id="30"/>
      <w:r w:rsidDel="00000000" w:rsidR="00000000" w:rsidRPr="00000000">
        <w:rPr>
          <w:rtl w:val="0"/>
        </w:rPr>
        <w:t xml:space="preserve">Today, we cannot host models and integrate them with our agents</w:t>
      </w:r>
      <w:commentRangeEnd w:id="30"/>
      <w:r w:rsidDel="00000000" w:rsidR="00000000" w:rsidRPr="00000000">
        <w:commentReference w:id="30"/>
      </w:r>
      <w:r w:rsidDel="00000000" w:rsidR="00000000" w:rsidRPr="00000000">
        <w:rPr>
          <w:rtl w:val="0"/>
        </w:rPr>
        <w:t xml:space="preserve">, let alone train our own custom models. We need to remedy this.</w:t>
      </w:r>
    </w:p>
    <w:p w:rsidR="00000000" w:rsidDel="00000000" w:rsidP="00000000" w:rsidRDefault="00000000" w:rsidRPr="00000000" w14:paraId="00000096">
      <w:pPr>
        <w:numPr>
          <w:ilvl w:val="0"/>
          <w:numId w:val="32"/>
        </w:numPr>
        <w:spacing w:line="360" w:lineRule="auto"/>
        <w:ind w:left="720" w:hanging="360"/>
        <w:rPr>
          <w:sz w:val="22"/>
          <w:szCs w:val="22"/>
        </w:rPr>
      </w:pPr>
      <w:r w:rsidDel="00000000" w:rsidR="00000000" w:rsidRPr="00000000">
        <w:rPr>
          <w:b w:val="1"/>
          <w:bCs w:val="1"/>
          <w:rtl w:val="0"/>
        </w:rPr>
        <w:t xml:space="preserve">Implement a customer-facing RAG platform: </w:t>
      </w:r>
      <w:r w:rsidDel="00000000" w:rsidR="00000000" w:rsidRPr="00000000">
        <w:rPr>
          <w:rtl w:val="0"/>
        </w:rPr>
        <w:t xml:space="preserve">Support agents with a retrieval-augmented-generation platform using indexed runbooks, post-incident retrospectives, and customer-provided data dictionaries.</w:t>
      </w:r>
    </w:p>
    <w:p w:rsidR="00000000" w:rsidDel="00000000" w:rsidP="00000000" w:rsidRDefault="00000000" w:rsidRPr="00000000" w14:paraId="00000097">
      <w:pPr>
        <w:numPr>
          <w:ilvl w:val="0"/>
          <w:numId w:val="32"/>
        </w:numPr>
        <w:spacing w:line="360" w:lineRule="auto"/>
        <w:ind w:left="720" w:hanging="360"/>
        <w:rPr>
          <w:sz w:val="22"/>
          <w:szCs w:val="22"/>
        </w:rPr>
      </w:pPr>
      <w:r w:rsidDel="00000000" w:rsidR="00000000" w:rsidRPr="00000000">
        <w:rPr>
          <w:b w:val="1"/>
          <w:bCs w:val="1"/>
          <w:rtl w:val="0"/>
        </w:rPr>
        <w:t xml:space="preserve">Introduce orchestration to NRAI Agent Platform:</w:t>
      </w:r>
      <w:r w:rsidDel="00000000" w:rsidR="00000000" w:rsidRPr="00000000">
        <w:rPr>
          <w:rtl w:val="0"/>
        </w:rPr>
        <w:t xml:space="preserve"> Incorporate advanced agent orchestration methods such as LangGraph and small models as tools into the existing NRAI platform, making it capable of automating time-consuming tasks while managing risk of using AI to do so.</w:t>
      </w:r>
    </w:p>
    <w:p w:rsidR="00000000" w:rsidDel="00000000" w:rsidP="00000000" w:rsidRDefault="00000000" w:rsidRPr="00000000" w14:paraId="00000098">
      <w:pPr>
        <w:numPr>
          <w:ilvl w:val="0"/>
          <w:numId w:val="32"/>
        </w:numPr>
        <w:spacing w:line="360" w:lineRule="auto"/>
        <w:ind w:left="720" w:hanging="360"/>
        <w:rPr>
          <w:sz w:val="22"/>
          <w:szCs w:val="22"/>
        </w:rPr>
      </w:pPr>
      <w:r w:rsidDel="00000000" w:rsidR="00000000" w:rsidRPr="00000000">
        <w:rPr>
          <w:b w:val="1"/>
          <w:bCs w:val="1"/>
          <w:rtl w:val="0"/>
        </w:rPr>
        <w:t xml:space="preserve">Support generative user experiences: </w:t>
      </w:r>
      <w:r w:rsidDel="00000000" w:rsidR="00000000" w:rsidRPr="00000000">
        <w:rPr>
          <w:rtl w:val="0"/>
        </w:rPr>
        <w:t xml:space="preserve">Provide a user interface that assists in incident response and troubleshooting through suggested prompts and dynamic insights.</w:t>
      </w:r>
    </w:p>
    <w:p w:rsidR="00000000" w:rsidDel="00000000" w:rsidP="00000000" w:rsidRDefault="00000000" w:rsidRPr="00000000" w14:paraId="00000099">
      <w:pPr>
        <w:numPr>
          <w:ilvl w:val="0"/>
          <w:numId w:val="32"/>
        </w:numPr>
        <w:spacing w:line="360" w:lineRule="auto"/>
        <w:ind w:left="720" w:hanging="360"/>
        <w:rPr>
          <w:sz w:val="22"/>
          <w:szCs w:val="22"/>
        </w:rPr>
      </w:pPr>
      <w:r w:rsidDel="00000000" w:rsidR="00000000" w:rsidRPr="00000000">
        <w:rPr>
          <w:b w:val="1"/>
          <w:bCs w:val="1"/>
          <w:rtl w:val="0"/>
        </w:rPr>
        <w:t xml:space="preserve">Rinse and repeat: </w:t>
      </w:r>
      <w:r w:rsidDel="00000000" w:rsidR="00000000" w:rsidRPr="00000000">
        <w:rPr>
          <w:rtl w:val="0"/>
        </w:rPr>
        <w:t xml:space="preserve">Improve existing agents and integrations, build new agents and tools, improve how we orchestrate, improve our RAG capabilities, and build better generative user experiences.</w:t>
      </w:r>
    </w:p>
    <w:p w:rsidR="00000000" w:rsidDel="00000000" w:rsidP="00000000" w:rsidRDefault="00000000" w:rsidRPr="00000000" w14:paraId="0000009A">
      <w:pPr>
        <w:pStyle w:val="Heading2"/>
        <w:spacing w:line="360" w:lineRule="auto"/>
        <w:rPr/>
      </w:pPr>
      <w:bookmarkStart w:colFirst="0" w:colLast="0" w:name="_v67ugb1te2ay" w:id="22"/>
      <w:bookmarkEnd w:id="22"/>
      <w:r w:rsidDel="00000000" w:rsidR="00000000" w:rsidRPr="00000000">
        <w:rPr>
          <w:rtl w:val="0"/>
        </w:rPr>
        <w:t xml:space="preserve">FY26 Roadmap</w:t>
      </w:r>
    </w:p>
    <w:p w:rsidR="00000000" w:rsidDel="00000000" w:rsidP="00000000" w:rsidRDefault="00000000" w:rsidRPr="00000000" w14:paraId="0000009B">
      <w:pPr>
        <w:spacing w:line="360" w:lineRule="auto"/>
        <w:rPr/>
      </w:pPr>
      <w:hyperlink r:id="rId18">
        <w:r w:rsidDel="00000000" w:rsidR="00000000" w:rsidRPr="00000000">
          <w:rPr>
            <w:color w:val="0000ee"/>
            <w:u w:val="single"/>
            <w:rtl w:val="0"/>
          </w:rPr>
          <w:t xml:space="preserve">Agentic Platform Roadmap</w:t>
        </w:r>
      </w:hyperlink>
      <w:r w:rsidDel="00000000" w:rsidR="00000000" w:rsidRPr="00000000">
        <w:rPr>
          <w:rtl w:val="0"/>
        </w:rPr>
      </w:r>
    </w:p>
    <w:p w:rsidR="00000000" w:rsidDel="00000000" w:rsidP="00000000" w:rsidRDefault="00000000" w:rsidRPr="00000000" w14:paraId="0000009C">
      <w:pPr>
        <w:pStyle w:val="Heading2"/>
        <w:spacing w:line="360" w:lineRule="auto"/>
        <w:rPr>
          <w:b w:val="1"/>
          <w:bCs w:val="1"/>
        </w:rPr>
      </w:pPr>
      <w:bookmarkStart w:colFirst="0" w:colLast="0" w:name="_os2l0mvavaoc" w:id="23"/>
      <w:bookmarkEnd w:id="23"/>
      <w:r w:rsidDel="00000000" w:rsidR="00000000" w:rsidRPr="00000000">
        <w:rPr>
          <w:rtl w:val="0"/>
        </w:rPr>
        <w:t xml:space="preserve">Feature Descriptions</w:t>
      </w:r>
      <w:r w:rsidDel="00000000" w:rsidR="00000000" w:rsidRPr="00000000">
        <w:rPr>
          <w:rtl w:val="0"/>
        </w:rPr>
      </w:r>
    </w:p>
    <w:p w:rsidR="00000000" w:rsidDel="00000000" w:rsidP="00000000" w:rsidRDefault="00000000" w:rsidRPr="00000000" w14:paraId="0000009D">
      <w:pPr>
        <w:numPr>
          <w:ilvl w:val="0"/>
          <w:numId w:val="2"/>
        </w:numPr>
        <w:spacing w:line="360" w:lineRule="auto"/>
        <w:ind w:left="720" w:hanging="360"/>
        <w:rPr>
          <w:b w:val="1"/>
          <w:bCs w:val="1"/>
          <w:u w:val="none"/>
        </w:rPr>
      </w:pPr>
      <w:r w:rsidDel="00000000" w:rsidR="00000000" w:rsidRPr="00000000">
        <w:rPr>
          <w:b w:val="1"/>
          <w:bCs w:val="1"/>
          <w:rtl w:val="0"/>
        </w:rPr>
        <w:t xml:space="preserve">Enhance our agent platform and framework to support multi-step orchestration</w:t>
      </w:r>
    </w:p>
    <w:p w:rsidR="00000000" w:rsidDel="00000000" w:rsidP="00000000" w:rsidRDefault="00000000" w:rsidRPr="00000000" w14:paraId="0000009E">
      <w:pPr>
        <w:numPr>
          <w:ilvl w:val="1"/>
          <w:numId w:val="2"/>
        </w:numPr>
        <w:spacing w:line="360" w:lineRule="auto"/>
        <w:ind w:left="1440" w:hanging="360"/>
        <w:rPr/>
      </w:pPr>
      <w:r w:rsidDel="00000000" w:rsidR="00000000" w:rsidRPr="00000000">
        <w:rPr>
          <w:rtl w:val="0"/>
        </w:rPr>
        <w:t xml:space="preserve">Upgrade NRAI agent platform: Enhance the current platform by incorporating agent orchestration methods like LangGraph and small models as tools.</w:t>
      </w:r>
    </w:p>
    <w:p w:rsidR="00000000" w:rsidDel="00000000" w:rsidP="00000000" w:rsidRDefault="00000000" w:rsidRPr="00000000" w14:paraId="0000009F">
      <w:pPr>
        <w:numPr>
          <w:ilvl w:val="1"/>
          <w:numId w:val="2"/>
        </w:numPr>
        <w:spacing w:line="360" w:lineRule="auto"/>
        <w:ind w:left="1440" w:hanging="360"/>
        <w:rPr/>
      </w:pPr>
      <w:r w:rsidDel="00000000" w:rsidR="00000000" w:rsidRPr="00000000">
        <w:rPr>
          <w:rtl w:val="0"/>
        </w:rPr>
        <w:t xml:space="preserve">Enhance our tool/agent selection and routing layer: Improve the tool selection and routing mechanisms to enable more sophisticated agent interactions, especially those invoked over API calls from external platforms.</w:t>
      </w:r>
    </w:p>
    <w:p w:rsidR="00000000" w:rsidDel="00000000" w:rsidP="00000000" w:rsidRDefault="00000000" w:rsidRPr="00000000" w14:paraId="000000A0">
      <w:pPr>
        <w:numPr>
          <w:ilvl w:val="1"/>
          <w:numId w:val="2"/>
        </w:numPr>
        <w:spacing w:line="360" w:lineRule="auto"/>
        <w:ind w:left="1440" w:hanging="360"/>
        <w:rPr/>
      </w:pPr>
      <w:r w:rsidDel="00000000" w:rsidR="00000000" w:rsidRPr="00000000">
        <w:rPr>
          <w:rtl w:val="0"/>
        </w:rPr>
        <w:t xml:space="preserve">Introduce a true plan &amp; execute or orchestration mechanism: Based on defined params or an LLM’s interpretation of a prompt, something should be able to plan out which tools or agents we will invoke to satisfy a use case. (It would be cool if this actually wrote Autoflows)</w:t>
      </w:r>
    </w:p>
    <w:p w:rsidR="00000000" w:rsidDel="00000000" w:rsidP="00000000" w:rsidRDefault="00000000" w:rsidRPr="00000000" w14:paraId="000000A1">
      <w:pPr>
        <w:numPr>
          <w:ilvl w:val="1"/>
          <w:numId w:val="2"/>
        </w:numPr>
        <w:spacing w:line="360" w:lineRule="auto"/>
        <w:ind w:left="1440" w:hanging="360"/>
        <w:rPr/>
      </w:pPr>
      <w:commentRangeStart w:id="31"/>
      <w:r w:rsidDel="00000000" w:rsidR="00000000" w:rsidRPr="00000000">
        <w:rPr>
          <w:rtl w:val="0"/>
        </w:rPr>
        <w:t xml:space="preserve">Improved LLM selection</w:t>
      </w:r>
      <w:commentRangeEnd w:id="31"/>
      <w:r w:rsidDel="00000000" w:rsidR="00000000" w:rsidRPr="00000000">
        <w:commentReference w:id="31"/>
      </w:r>
      <w:r w:rsidDel="00000000" w:rsidR="00000000" w:rsidRPr="00000000">
        <w:rPr>
          <w:rtl w:val="0"/>
        </w:rPr>
        <w:t xml:space="preserve">: Make it easier to specify the LLM each agent or tool will use per task to unlock optimization of quality and cost</w:t>
      </w:r>
    </w:p>
    <w:p w:rsidR="00000000" w:rsidDel="00000000" w:rsidP="00000000" w:rsidRDefault="00000000" w:rsidRPr="00000000" w14:paraId="000000A2">
      <w:pPr>
        <w:numPr>
          <w:ilvl w:val="0"/>
          <w:numId w:val="2"/>
        </w:numPr>
        <w:spacing w:line="360" w:lineRule="auto"/>
        <w:ind w:left="720" w:hanging="360"/>
        <w:rPr/>
      </w:pPr>
      <w:r w:rsidDel="00000000" w:rsidR="00000000" w:rsidRPr="00000000">
        <w:rPr>
          <w:b w:val="1"/>
          <w:bCs w:val="1"/>
          <w:rtl w:val="0"/>
        </w:rPr>
        <w:t xml:space="preserve">Shared Memory Component for Orchestrated Agents</w:t>
      </w:r>
      <w:r w:rsidDel="00000000" w:rsidR="00000000" w:rsidRPr="00000000">
        <w:rPr>
          <w:rtl w:val="0"/>
        </w:rPr>
      </w:r>
    </w:p>
    <w:p w:rsidR="00000000" w:rsidDel="00000000" w:rsidP="00000000" w:rsidRDefault="00000000" w:rsidRPr="00000000" w14:paraId="000000A3">
      <w:pPr>
        <w:numPr>
          <w:ilvl w:val="1"/>
          <w:numId w:val="2"/>
        </w:numPr>
        <w:spacing w:line="360" w:lineRule="auto"/>
        <w:ind w:left="1440" w:hanging="360"/>
        <w:rPr/>
      </w:pPr>
      <w:r w:rsidDel="00000000" w:rsidR="00000000" w:rsidRPr="00000000">
        <w:rPr>
          <w:rtl w:val="0"/>
        </w:rPr>
        <w:t xml:space="preserve">This component would function as a centralized knowledge repository for the orchestrated agents, allowing them to store and retrieve information from past conversations, interactions, and query results.</w:t>
      </w:r>
      <w:r w:rsidDel="00000000" w:rsidR="00000000" w:rsidRPr="00000000">
        <w:rPr>
          <w:rtl w:val="0"/>
        </w:rPr>
        <w:t xml:space="preserve"> </w:t>
      </w:r>
      <w:r w:rsidDel="00000000" w:rsidR="00000000" w:rsidRPr="00000000">
        <w:rPr>
          <w:rtl w:val="0"/>
        </w:rPr>
        <w:t xml:space="preserve">This shared memory would persist across individual agent lifecycles and workflows, enabling a form of collective intelligence and enhancing the agents' ability to automate and optimize tasks.</w:t>
      </w:r>
      <w:r w:rsidDel="00000000" w:rsidR="00000000" w:rsidRPr="00000000">
        <w:rPr>
          <w:rtl w:val="0"/>
        </w:rPr>
        <w:t xml:space="preserve"> See more here: </w:t>
      </w:r>
      <w:hyperlink r:id="rId19">
        <w:r w:rsidDel="00000000" w:rsidR="00000000" w:rsidRPr="00000000">
          <w:rPr>
            <w:color w:val="0000ee"/>
            <w:u w:val="single"/>
            <w:rtl w:val="0"/>
          </w:rPr>
          <w:t xml:space="preserve">Agentic Orchestration Shared Memory aka "Brain"</w:t>
        </w:r>
      </w:hyperlink>
      <w:r w:rsidDel="00000000" w:rsidR="00000000" w:rsidRPr="00000000">
        <w:rPr>
          <w:rtl w:val="0"/>
        </w:rPr>
      </w:r>
    </w:p>
    <w:p w:rsidR="00000000" w:rsidDel="00000000" w:rsidP="00000000" w:rsidRDefault="00000000" w:rsidRPr="00000000" w14:paraId="000000A4">
      <w:pPr>
        <w:spacing w:line="360" w:lineRule="auto"/>
        <w:rPr>
          <w:b w:val="1"/>
          <w:bCs w:val="1"/>
        </w:rPr>
      </w:pPr>
      <w:r w:rsidDel="00000000" w:rsidR="00000000" w:rsidRPr="00000000">
        <w:rPr>
          <w:b w:val="1"/>
          <w:bCs w:val="1"/>
          <w:rtl w:val="0"/>
        </w:rPr>
        <w:t xml:space="preserve">Develop better tools, agents…and make it easier to build &amp; evaluate them</w:t>
      </w:r>
    </w:p>
    <w:p w:rsidR="00000000" w:rsidDel="00000000" w:rsidP="00000000" w:rsidRDefault="00000000" w:rsidRPr="00000000" w14:paraId="000000A5">
      <w:pPr>
        <w:numPr>
          <w:ilvl w:val="0"/>
          <w:numId w:val="4"/>
        </w:numPr>
        <w:spacing w:line="360" w:lineRule="auto"/>
        <w:ind w:left="720" w:hanging="360"/>
      </w:pPr>
      <w:r w:rsidDel="00000000" w:rsidR="00000000" w:rsidRPr="00000000">
        <w:rPr>
          <w:rtl w:val="0"/>
        </w:rPr>
        <w:t xml:space="preserve">Tool Creation: Develop tools required by agents to perform tasks such as error explanation, log summarization, and anomaly detection.</w:t>
      </w:r>
    </w:p>
    <w:p w:rsidR="00000000" w:rsidDel="00000000" w:rsidP="00000000" w:rsidRDefault="00000000" w:rsidRPr="00000000" w14:paraId="000000A6">
      <w:pPr>
        <w:numPr>
          <w:ilvl w:val="0"/>
          <w:numId w:val="4"/>
        </w:numPr>
        <w:spacing w:line="360" w:lineRule="auto"/>
        <w:ind w:left="720" w:hanging="360"/>
      </w:pPr>
      <w:r w:rsidDel="00000000" w:rsidR="00000000" w:rsidRPr="00000000">
        <w:rPr>
          <w:rtl w:val="0"/>
        </w:rPr>
        <w:t xml:space="preserve">Tool Chaining: Enable agents to chain multiple tools together to solve complex problems.</w:t>
      </w:r>
    </w:p>
    <w:p w:rsidR="00000000" w:rsidDel="00000000" w:rsidP="00000000" w:rsidRDefault="00000000" w:rsidRPr="00000000" w14:paraId="000000A7">
      <w:pPr>
        <w:numPr>
          <w:ilvl w:val="0"/>
          <w:numId w:val="4"/>
        </w:numPr>
        <w:spacing w:line="360" w:lineRule="auto"/>
        <w:ind w:left="720" w:hanging="360"/>
      </w:pPr>
      <w:r w:rsidDel="00000000" w:rsidR="00000000" w:rsidRPr="00000000">
        <w:rPr>
          <w:rtl w:val="0"/>
        </w:rPr>
        <w:t xml:space="preserve">Existing Tools Enhancement: </w:t>
      </w:r>
      <w:commentRangeStart w:id="32"/>
      <w:r w:rsidDel="00000000" w:rsidR="00000000" w:rsidRPr="00000000">
        <w:rPr>
          <w:rtl w:val="0"/>
        </w:rPr>
        <w:t xml:space="preserve">Improve existing tools like NL2NRQL</w:t>
      </w:r>
      <w:commentRangeEnd w:id="32"/>
      <w:r w:rsidDel="00000000" w:rsidR="00000000" w:rsidRPr="00000000">
        <w:commentReference w:id="32"/>
      </w:r>
      <w:r w:rsidDel="00000000" w:rsidR="00000000" w:rsidRPr="00000000">
        <w:rPr>
          <w:rtl w:val="0"/>
        </w:rPr>
        <w:t xml:space="preserve"> and stack trace explanations.</w:t>
      </w:r>
    </w:p>
    <w:p w:rsidR="00000000" w:rsidDel="00000000" w:rsidP="00000000" w:rsidRDefault="00000000" w:rsidRPr="00000000" w14:paraId="000000A8">
      <w:pPr>
        <w:numPr>
          <w:ilvl w:val="0"/>
          <w:numId w:val="4"/>
        </w:numPr>
        <w:spacing w:line="360" w:lineRule="auto"/>
        <w:ind w:left="720" w:hanging="360"/>
        <w:rPr>
          <w:u w:val="none"/>
        </w:rPr>
      </w:pPr>
      <w:r w:rsidDel="00000000" w:rsidR="00000000" w:rsidRPr="00000000">
        <w:rPr>
          <w:rtl w:val="0"/>
        </w:rPr>
        <w:t xml:space="preserve">Agent/tool response evaluation pipeline: Provide automated methods for sampling and evaluating the output of New Relic agents and tools. </w:t>
      </w:r>
    </w:p>
    <w:p w:rsidR="00000000" w:rsidDel="00000000" w:rsidP="00000000" w:rsidRDefault="00000000" w:rsidRPr="00000000" w14:paraId="000000A9">
      <w:pPr>
        <w:numPr>
          <w:ilvl w:val="0"/>
          <w:numId w:val="4"/>
        </w:numPr>
        <w:spacing w:line="360" w:lineRule="auto"/>
        <w:ind w:left="720" w:hanging="360"/>
        <w:rPr>
          <w:u w:val="none"/>
        </w:rPr>
      </w:pPr>
      <w:r w:rsidDel="00000000" w:rsidR="00000000" w:rsidRPr="00000000">
        <w:rPr>
          <w:rtl w:val="0"/>
        </w:rPr>
        <w:t xml:space="preserve">Improve the Customize AI experience to make it easier for New Relic teams (or customers) to build New Relic agents, tools, and evaluate their output.</w:t>
      </w:r>
    </w:p>
    <w:p w:rsidR="00000000" w:rsidDel="00000000" w:rsidP="00000000" w:rsidRDefault="00000000" w:rsidRPr="00000000" w14:paraId="000000AA">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AB">
      <w:pPr>
        <w:spacing w:line="360" w:lineRule="auto"/>
        <w:ind w:left="0" w:firstLine="0"/>
        <w:rPr>
          <w:b w:val="1"/>
          <w:bCs w:val="1"/>
        </w:rPr>
      </w:pPr>
      <w:r w:rsidDel="00000000" w:rsidR="00000000" w:rsidRPr="00000000">
        <w:rPr>
          <w:b w:val="1"/>
          <w:bCs w:val="1"/>
          <w:rtl w:val="0"/>
        </w:rPr>
        <w:t xml:space="preserve">Build more integrations with external agents/platforms</w:t>
      </w:r>
    </w:p>
    <w:p w:rsidR="00000000" w:rsidDel="00000000" w:rsidP="00000000" w:rsidRDefault="00000000" w:rsidRPr="00000000" w14:paraId="000000AC">
      <w:pPr>
        <w:numPr>
          <w:ilvl w:val="0"/>
          <w:numId w:val="40"/>
        </w:numPr>
        <w:spacing w:line="360" w:lineRule="auto"/>
        <w:ind w:left="720" w:hanging="360"/>
        <w:rPr>
          <w:u w:val="none"/>
        </w:rPr>
      </w:pPr>
      <w:r w:rsidDel="00000000" w:rsidR="00000000" w:rsidRPr="00000000">
        <w:rPr>
          <w:rtl w:val="0"/>
        </w:rPr>
        <w:t xml:space="preserve">Improve or develop the following: </w:t>
      </w:r>
    </w:p>
    <w:p w:rsidR="00000000" w:rsidDel="00000000" w:rsidP="00000000" w:rsidRDefault="00000000" w:rsidRPr="00000000" w14:paraId="000000AD">
      <w:pPr>
        <w:numPr>
          <w:ilvl w:val="1"/>
          <w:numId w:val="40"/>
        </w:numPr>
        <w:spacing w:line="360" w:lineRule="auto"/>
        <w:ind w:left="1440" w:hanging="360"/>
        <w:rPr>
          <w:u w:val="none"/>
        </w:rPr>
      </w:pPr>
      <w:r w:rsidDel="00000000" w:rsidR="00000000" w:rsidRPr="00000000">
        <w:rPr>
          <w:rtl w:val="0"/>
        </w:rPr>
        <w:t xml:space="preserve">GitHub CoPilot Integration: Allow engineers to receive insights from New Relic directly within GitHub CoPilot. See </w:t>
      </w:r>
      <w:hyperlink r:id="rId20">
        <w:r w:rsidDel="00000000" w:rsidR="00000000" w:rsidRPr="00000000">
          <w:rPr>
            <w:color w:val="1155cc"/>
            <w:u w:val="single"/>
            <w:rtl w:val="0"/>
          </w:rPr>
          <w:t xml:space="preserve">steel thread</w:t>
        </w:r>
      </w:hyperlink>
      <w:r w:rsidDel="00000000" w:rsidR="00000000" w:rsidRPr="00000000">
        <w:rPr>
          <w:rtl w:val="0"/>
        </w:rPr>
        <w:t xml:space="preserve"> for more requirements.</w:t>
      </w:r>
    </w:p>
    <w:p w:rsidR="00000000" w:rsidDel="00000000" w:rsidP="00000000" w:rsidRDefault="00000000" w:rsidRPr="00000000" w14:paraId="000000AE">
      <w:pPr>
        <w:numPr>
          <w:ilvl w:val="1"/>
          <w:numId w:val="40"/>
        </w:numPr>
        <w:spacing w:line="360" w:lineRule="auto"/>
        <w:ind w:left="1440" w:hanging="360"/>
        <w:rPr>
          <w:u w:val="none"/>
        </w:rPr>
      </w:pPr>
      <w:r w:rsidDel="00000000" w:rsidR="00000000" w:rsidRPr="00000000">
        <w:rPr>
          <w:rtl w:val="0"/>
        </w:rPr>
        <w:t xml:space="preserve">Amazon Q Business and Google Gemini: Enable support engineers to query New Relic for real-time insights. See </w:t>
      </w:r>
      <w:hyperlink r:id="rId21">
        <w:r w:rsidDel="00000000" w:rsidR="00000000" w:rsidRPr="00000000">
          <w:rPr>
            <w:color w:val="1155cc"/>
            <w:u w:val="single"/>
            <w:rtl w:val="0"/>
          </w:rPr>
          <w:t xml:space="preserve">steel thread</w:t>
        </w:r>
      </w:hyperlink>
      <w:r w:rsidDel="00000000" w:rsidR="00000000" w:rsidRPr="00000000">
        <w:rPr>
          <w:rtl w:val="0"/>
        </w:rPr>
        <w:t xml:space="preserve"> for more requirements.</w:t>
      </w:r>
    </w:p>
    <w:p w:rsidR="00000000" w:rsidDel="00000000" w:rsidP="00000000" w:rsidRDefault="00000000" w:rsidRPr="00000000" w14:paraId="000000AF">
      <w:pPr>
        <w:numPr>
          <w:ilvl w:val="1"/>
          <w:numId w:val="40"/>
        </w:numPr>
        <w:spacing w:line="360" w:lineRule="auto"/>
        <w:ind w:left="1440" w:hanging="360"/>
        <w:rPr>
          <w:u w:val="none"/>
        </w:rPr>
      </w:pPr>
      <w:r w:rsidDel="00000000" w:rsidR="00000000" w:rsidRPr="00000000">
        <w:rPr>
          <w:rtl w:val="0"/>
        </w:rPr>
        <w:t xml:space="preserve">ServiceNow Integration: Assist users in ServiceNow with impact analysis reports based on New Relic data. See </w:t>
      </w:r>
      <w:hyperlink r:id="rId22">
        <w:r w:rsidDel="00000000" w:rsidR="00000000" w:rsidRPr="00000000">
          <w:rPr>
            <w:color w:val="1155cc"/>
            <w:u w:val="single"/>
            <w:rtl w:val="0"/>
          </w:rPr>
          <w:t xml:space="preserve">steel thread</w:t>
        </w:r>
      </w:hyperlink>
      <w:r w:rsidDel="00000000" w:rsidR="00000000" w:rsidRPr="00000000">
        <w:rPr>
          <w:rtl w:val="0"/>
        </w:rPr>
        <w:t xml:space="preserve"> for more requirements.</w:t>
      </w:r>
    </w:p>
    <w:p w:rsidR="00000000" w:rsidDel="00000000" w:rsidP="00000000" w:rsidRDefault="00000000" w:rsidRPr="00000000" w14:paraId="000000B0">
      <w:pPr>
        <w:numPr>
          <w:ilvl w:val="1"/>
          <w:numId w:val="40"/>
        </w:numPr>
        <w:spacing w:line="360" w:lineRule="auto"/>
        <w:ind w:left="1440" w:hanging="360"/>
        <w:rPr>
          <w:u w:val="none"/>
        </w:rPr>
      </w:pPr>
      <w:r w:rsidDel="00000000" w:rsidR="00000000" w:rsidRPr="00000000">
        <w:rPr>
          <w:rtl w:val="0"/>
        </w:rPr>
        <w:t xml:space="preserve">Google Gemini integration: More details to come.</w:t>
      </w:r>
    </w:p>
    <w:p w:rsidR="00000000" w:rsidDel="00000000" w:rsidP="00000000" w:rsidRDefault="00000000" w:rsidRPr="00000000" w14:paraId="000000B1">
      <w:pPr>
        <w:numPr>
          <w:ilvl w:val="1"/>
          <w:numId w:val="40"/>
        </w:numPr>
        <w:spacing w:line="360" w:lineRule="auto"/>
        <w:ind w:left="1440" w:hanging="360"/>
      </w:pPr>
      <w:r w:rsidDel="00000000" w:rsidR="00000000" w:rsidRPr="00000000">
        <w:rPr>
          <w:rtl w:val="0"/>
        </w:rPr>
        <w:t xml:space="preserve">Atlassian integration: More details to come.</w:t>
      </w:r>
    </w:p>
    <w:p w:rsidR="00000000" w:rsidDel="00000000" w:rsidP="00000000" w:rsidRDefault="00000000" w:rsidRPr="00000000" w14:paraId="000000B2">
      <w:pPr>
        <w:numPr>
          <w:ilvl w:val="1"/>
          <w:numId w:val="40"/>
        </w:numPr>
        <w:spacing w:line="360" w:lineRule="auto"/>
        <w:ind w:left="1440" w:hanging="360"/>
        <w:rPr>
          <w:u w:val="none"/>
        </w:rPr>
      </w:pPr>
      <w:r w:rsidDel="00000000" w:rsidR="00000000" w:rsidRPr="00000000">
        <w:rPr>
          <w:rtl w:val="0"/>
        </w:rPr>
        <w:t xml:space="preserve">Palo Alto Networks Integration: Provide vulnerability reports to users through Palo Alto Networks' platform. More requirements to come.</w:t>
      </w:r>
      <w:r w:rsidDel="00000000" w:rsidR="00000000" w:rsidRPr="00000000">
        <w:rPr>
          <w:rtl w:val="0"/>
        </w:rPr>
      </w:r>
    </w:p>
    <w:p w:rsidR="00000000" w:rsidDel="00000000" w:rsidP="00000000" w:rsidRDefault="00000000" w:rsidRPr="00000000" w14:paraId="000000B3">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B4">
      <w:pPr>
        <w:spacing w:line="360" w:lineRule="auto"/>
        <w:ind w:left="0" w:firstLine="0"/>
        <w:rPr>
          <w:b w:val="1"/>
          <w:bCs w:val="1"/>
        </w:rPr>
      </w:pPr>
      <w:r w:rsidDel="00000000" w:rsidR="00000000" w:rsidRPr="00000000">
        <w:rPr>
          <w:b w:val="1"/>
          <w:bCs w:val="1"/>
          <w:rtl w:val="0"/>
        </w:rPr>
        <w:t xml:space="preserve">Public NRAI API with agent, tool calling and NLP routing</w:t>
      </w:r>
    </w:p>
    <w:p w:rsidR="00000000" w:rsidDel="00000000" w:rsidP="00000000" w:rsidRDefault="00000000" w:rsidRPr="00000000" w14:paraId="000000B5">
      <w:pPr>
        <w:numPr>
          <w:ilvl w:val="0"/>
          <w:numId w:val="27"/>
        </w:numPr>
        <w:spacing w:line="360" w:lineRule="auto"/>
        <w:ind w:left="720" w:hanging="360"/>
      </w:pPr>
      <w:r w:rsidDel="00000000" w:rsidR="00000000" w:rsidRPr="00000000">
        <w:rPr>
          <w:rtl w:val="0"/>
        </w:rPr>
        <w:t xml:space="preserve">Flexible API: Develop an API that allows callers to specify agents or tools or let the routing layer select the appropriate ones.</w:t>
      </w:r>
    </w:p>
    <w:p w:rsidR="00000000" w:rsidDel="00000000" w:rsidP="00000000" w:rsidRDefault="00000000" w:rsidRPr="00000000" w14:paraId="000000B6">
      <w:pPr>
        <w:numPr>
          <w:ilvl w:val="0"/>
          <w:numId w:val="27"/>
        </w:numPr>
        <w:spacing w:line="360" w:lineRule="auto"/>
        <w:ind w:left="720" w:hanging="360"/>
      </w:pPr>
      <w:r w:rsidDel="00000000" w:rsidR="00000000" w:rsidRPr="00000000">
        <w:rPr>
          <w:rtl w:val="0"/>
        </w:rPr>
        <w:t xml:space="preserve">Integration Support: Facilitate integrations with strategic partners and customer applications.</w:t>
      </w:r>
    </w:p>
    <w:p w:rsidR="00000000" w:rsidDel="00000000" w:rsidP="00000000" w:rsidRDefault="00000000" w:rsidRPr="00000000" w14:paraId="000000B7">
      <w:pPr>
        <w:numPr>
          <w:ilvl w:val="0"/>
          <w:numId w:val="27"/>
        </w:numPr>
        <w:spacing w:line="360" w:lineRule="auto"/>
        <w:ind w:left="720" w:hanging="360"/>
      </w:pPr>
      <w:r w:rsidDel="00000000" w:rsidR="00000000" w:rsidRPr="00000000">
        <w:rPr>
          <w:rtl w:val="0"/>
        </w:rPr>
        <w:t xml:space="preserve">Security and Permissions: Ensure the API is secure and respects user permissions and data privacy.</w:t>
      </w:r>
    </w:p>
    <w:p w:rsidR="00000000" w:rsidDel="00000000" w:rsidP="00000000" w:rsidRDefault="00000000" w:rsidRPr="00000000" w14:paraId="000000B8">
      <w:pPr>
        <w:spacing w:line="360" w:lineRule="auto"/>
        <w:rPr/>
      </w:pPr>
      <w:r w:rsidDel="00000000" w:rsidR="00000000" w:rsidRPr="00000000">
        <w:rPr>
          <w:rtl w:val="0"/>
        </w:rPr>
        <w:t xml:space="preserve">See </w:t>
      </w:r>
      <w:hyperlink w:anchor="_hqehjk6i9r4h">
        <w:r w:rsidDel="00000000" w:rsidR="00000000" w:rsidRPr="00000000">
          <w:rPr>
            <w:color w:val="1155cc"/>
            <w:u w:val="single"/>
            <w:rtl w:val="0"/>
          </w:rPr>
          <w:t xml:space="preserve">API Requirements &amp; Design section</w:t>
        </w:r>
      </w:hyperlink>
      <w:r w:rsidDel="00000000" w:rsidR="00000000" w:rsidRPr="00000000">
        <w:rPr>
          <w:rtl w:val="0"/>
        </w:rPr>
        <w:t xml:space="preserve"> for more.</w:t>
      </w:r>
    </w:p>
    <w:p w:rsidR="00000000" w:rsidDel="00000000" w:rsidP="00000000" w:rsidRDefault="00000000" w:rsidRPr="00000000" w14:paraId="000000B9">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BA">
      <w:pPr>
        <w:spacing w:line="360" w:lineRule="auto"/>
        <w:ind w:left="0" w:firstLine="0"/>
        <w:rPr>
          <w:b w:val="1"/>
          <w:bCs w:val="1"/>
        </w:rPr>
      </w:pPr>
      <w:r w:rsidDel="00000000" w:rsidR="00000000" w:rsidRPr="00000000">
        <w:rPr>
          <w:b w:val="1"/>
          <w:bCs w:val="1"/>
          <w:rtl w:val="0"/>
        </w:rPr>
        <w:t xml:space="preserve">Improve response relevancy and accuracy with retrieval-augmented generation (RAG) platform</w:t>
      </w:r>
    </w:p>
    <w:p w:rsidR="00000000" w:rsidDel="00000000" w:rsidP="00000000" w:rsidRDefault="00000000" w:rsidRPr="00000000" w14:paraId="000000BB">
      <w:pPr>
        <w:numPr>
          <w:ilvl w:val="0"/>
          <w:numId w:val="11"/>
        </w:numPr>
        <w:spacing w:line="360" w:lineRule="auto"/>
        <w:ind w:left="720" w:hanging="360"/>
        <w:rPr>
          <w:u w:val="none"/>
        </w:rPr>
      </w:pPr>
      <w:r w:rsidDel="00000000" w:rsidR="00000000" w:rsidRPr="00000000">
        <w:rPr>
          <w:rtl w:val="0"/>
        </w:rPr>
        <w:t xml:space="preserve">Data Indexing: Index runbooks, post-incident retrospectives, and customer-provided data dictionaries.</w:t>
      </w:r>
    </w:p>
    <w:p w:rsidR="00000000" w:rsidDel="00000000" w:rsidP="00000000" w:rsidRDefault="00000000" w:rsidRPr="00000000" w14:paraId="000000BC">
      <w:pPr>
        <w:numPr>
          <w:ilvl w:val="0"/>
          <w:numId w:val="11"/>
        </w:numPr>
        <w:spacing w:line="360" w:lineRule="auto"/>
        <w:ind w:left="720" w:hanging="360"/>
        <w:rPr>
          <w:u w:val="none"/>
        </w:rPr>
      </w:pPr>
      <w:r w:rsidDel="00000000" w:rsidR="00000000" w:rsidRPr="00000000">
        <w:rPr>
          <w:rtl w:val="0"/>
        </w:rPr>
        <w:t xml:space="preserve">Agent Support: Provide agents with quick access to relevant information to enhance their responses.</w:t>
      </w:r>
    </w:p>
    <w:p w:rsidR="00000000" w:rsidDel="00000000" w:rsidP="00000000" w:rsidRDefault="00000000" w:rsidRPr="00000000" w14:paraId="000000BD">
      <w:pPr>
        <w:numPr>
          <w:ilvl w:val="0"/>
          <w:numId w:val="11"/>
        </w:numPr>
        <w:spacing w:line="360" w:lineRule="auto"/>
        <w:ind w:left="720" w:hanging="360"/>
        <w:rPr>
          <w:u w:val="none"/>
        </w:rPr>
      </w:pPr>
      <w:r w:rsidDel="00000000" w:rsidR="00000000" w:rsidRPr="00000000">
        <w:rPr>
          <w:rtl w:val="0"/>
        </w:rPr>
        <w:t xml:space="preserve">Dynamic Knowledge Base: Continuously update the knowledge base with new data and insights.</w:t>
      </w:r>
    </w:p>
    <w:p w:rsidR="00000000" w:rsidDel="00000000" w:rsidP="00000000" w:rsidRDefault="00000000" w:rsidRPr="00000000" w14:paraId="000000BE">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BF">
      <w:pPr>
        <w:spacing w:line="360" w:lineRule="auto"/>
        <w:ind w:left="0" w:firstLine="0"/>
        <w:rPr>
          <w:b w:val="1"/>
          <w:bCs w:val="1"/>
        </w:rPr>
      </w:pPr>
      <w:r w:rsidDel="00000000" w:rsidR="00000000" w:rsidRPr="00000000">
        <w:rPr>
          <w:b w:val="1"/>
          <w:bCs w:val="1"/>
          <w:rtl w:val="0"/>
        </w:rPr>
        <w:t xml:space="preserve">Support generative user experiences to improve MTTR during incident response</w:t>
      </w:r>
    </w:p>
    <w:p w:rsidR="00000000" w:rsidDel="00000000" w:rsidP="00000000" w:rsidRDefault="00000000" w:rsidRPr="00000000" w14:paraId="000000C0">
      <w:pPr>
        <w:numPr>
          <w:ilvl w:val="0"/>
          <w:numId w:val="17"/>
        </w:numPr>
        <w:spacing w:line="360" w:lineRule="auto"/>
        <w:ind w:left="720" w:hanging="360"/>
        <w:rPr>
          <w:u w:val="none"/>
        </w:rPr>
      </w:pPr>
      <w:r w:rsidDel="00000000" w:rsidR="00000000" w:rsidRPr="00000000">
        <w:rPr>
          <w:rtl w:val="0"/>
        </w:rPr>
        <w:t xml:space="preserve">Interactive User Interface: Design a UI that adapts based on user interactions and agent suggestions.</w:t>
      </w:r>
    </w:p>
    <w:p w:rsidR="00000000" w:rsidDel="00000000" w:rsidP="00000000" w:rsidRDefault="00000000" w:rsidRPr="00000000" w14:paraId="000000C1">
      <w:pPr>
        <w:numPr>
          <w:ilvl w:val="0"/>
          <w:numId w:val="17"/>
        </w:numPr>
        <w:spacing w:line="360" w:lineRule="auto"/>
        <w:ind w:left="720" w:hanging="360"/>
        <w:rPr>
          <w:u w:val="none"/>
        </w:rPr>
      </w:pPr>
      <w:r w:rsidDel="00000000" w:rsidR="00000000" w:rsidRPr="00000000">
        <w:rPr>
          <w:rtl w:val="0"/>
        </w:rPr>
        <w:t xml:space="preserve">Suggested Prompts and Insights: Offer users prompts and insights to guide them through troubleshooting processes.</w:t>
      </w:r>
    </w:p>
    <w:p w:rsidR="00000000" w:rsidDel="00000000" w:rsidP="00000000" w:rsidRDefault="00000000" w:rsidRPr="00000000" w14:paraId="000000C2">
      <w:pPr>
        <w:numPr>
          <w:ilvl w:val="0"/>
          <w:numId w:val="17"/>
        </w:numPr>
        <w:spacing w:line="360" w:lineRule="auto"/>
        <w:ind w:left="720" w:hanging="360"/>
        <w:rPr>
          <w:u w:val="none"/>
        </w:rPr>
      </w:pPr>
      <w:r w:rsidDel="00000000" w:rsidR="00000000" w:rsidRPr="00000000">
        <w:rPr>
          <w:rtl w:val="0"/>
        </w:rPr>
        <w:t xml:space="preserve">User Engagement: Allow users to interact with agents, ask follow-up questions, and influence agent reasoning.</w:t>
      </w:r>
      <w:r w:rsidDel="00000000" w:rsidR="00000000" w:rsidRPr="00000000">
        <w:rPr>
          <w:rtl w:val="0"/>
        </w:rPr>
      </w:r>
    </w:p>
    <w:p w:rsidR="00000000" w:rsidDel="00000000" w:rsidP="00000000" w:rsidRDefault="00000000" w:rsidRPr="00000000" w14:paraId="000000C3">
      <w:pPr>
        <w:pStyle w:val="Heading1"/>
        <w:spacing w:line="360" w:lineRule="auto"/>
        <w:rPr>
          <w:color w:val="ff0000"/>
        </w:rPr>
      </w:pPr>
      <w:bookmarkStart w:colFirst="0" w:colLast="0" w:name="_tsvy43wk4921" w:id="24"/>
      <w:bookmarkEnd w:id="24"/>
      <w:r w:rsidDel="00000000" w:rsidR="00000000" w:rsidRPr="00000000">
        <w:rPr>
          <w:rtl w:val="0"/>
        </w:rPr>
      </w:r>
    </w:p>
    <w:p w:rsidR="00000000" w:rsidDel="00000000" w:rsidP="00000000" w:rsidRDefault="00000000" w:rsidRPr="00000000" w14:paraId="000000C4">
      <w:pPr>
        <w:pStyle w:val="Heading1"/>
        <w:spacing w:line="360" w:lineRule="auto"/>
        <w:rPr>
          <w:color w:val="ff0000"/>
        </w:rPr>
      </w:pPr>
      <w:bookmarkStart w:colFirst="0" w:colLast="0" w:name="_wre9rdx0rwku" w:id="26"/>
      <w:bookmarkEnd w:id="26"/>
      <w:r w:rsidDel="00000000" w:rsidR="00000000" w:rsidRPr="00000000">
        <w:rPr>
          <w:color w:val="ff0000"/>
          <w:rtl w:val="0"/>
        </w:rPr>
        <w:t xml:space="preserve">▶ </w:t>
      </w:r>
      <w:bookmarkStart w:colFirst="0" w:colLast="0" w:name="6sk7sd8ofe24" w:id="25"/>
      <w:bookmarkEnd w:id="25"/>
      <w:r w:rsidDel="00000000" w:rsidR="00000000" w:rsidRPr="00000000">
        <w:rPr>
          <w:color w:val="ff0000"/>
          <w:rtl w:val="0"/>
        </w:rPr>
        <w:t xml:space="preserve">Near-term objectives &amp; timeline</w:t>
      </w:r>
    </w:p>
    <w:p w:rsidR="00000000" w:rsidDel="00000000" w:rsidP="00000000" w:rsidRDefault="00000000" w:rsidRPr="00000000" w14:paraId="000000C5">
      <w:pPr>
        <w:spacing w:line="360" w:lineRule="auto"/>
        <w:rPr/>
      </w:pPr>
      <w:r w:rsidDel="00000000" w:rsidR="00000000" w:rsidRPr="00000000">
        <w:rPr>
          <w:rtl w:val="0"/>
        </w:rPr>
        <w:t xml:space="preserve">While we need to execute against the longer-term roadmap and vision, there are a number of objectives to complete over the next couple of months. In particular, we need to </w:t>
      </w:r>
    </w:p>
    <w:p w:rsidR="00000000" w:rsidDel="00000000" w:rsidP="00000000" w:rsidRDefault="00000000" w:rsidRPr="00000000" w14:paraId="000000C6">
      <w:pPr>
        <w:spacing w:line="360" w:lineRule="auto"/>
        <w:rPr/>
      </w:pPr>
      <w:r w:rsidDel="00000000" w:rsidR="00000000" w:rsidRPr="00000000">
        <w:rPr>
          <w:rtl w:val="0"/>
        </w:rPr>
      </w:r>
    </w:p>
    <w:tbl>
      <w:tblPr>
        <w:tblStyle w:val="Table2"/>
        <w:tblW w:w="15086.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2085"/>
        <w:gridCol w:w="2070"/>
        <w:gridCol w:w="2055"/>
        <w:gridCol w:w="1886.9999999999993"/>
        <w:gridCol w:w="3495"/>
        <w:tblGridChange w:id="0">
          <w:tblGrid>
            <w:gridCol w:w="3495"/>
            <w:gridCol w:w="2085"/>
            <w:gridCol w:w="2070"/>
            <w:gridCol w:w="2055"/>
            <w:gridCol w:w="1886.9999999999993"/>
            <w:gridCol w:w="349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360" w:lineRule="auto"/>
              <w:rPr>
                <w:b w:val="1"/>
                <w:bCs w:val="1"/>
              </w:rPr>
            </w:pPr>
            <w:r w:rsidDel="00000000" w:rsidR="00000000" w:rsidRPr="00000000">
              <w:rPr>
                <w:b w:val="1"/>
                <w:bCs w:val="1"/>
                <w:rtl w:val="0"/>
              </w:rPr>
              <w:t xml:space="preserve">Objective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rPr>
                <w:b w:val="1"/>
                <w:bCs w:val="1"/>
              </w:rPr>
            </w:pPr>
            <w:r w:rsidDel="00000000" w:rsidR="00000000" w:rsidRPr="00000000">
              <w:rPr>
                <w:b w:val="1"/>
                <w:bCs w:val="1"/>
                <w:rtl w:val="0"/>
              </w:rPr>
              <w:t xml:space="preserve">Status</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360" w:lineRule="auto"/>
              <w:rPr>
                <w:b w:val="1"/>
                <w:bCs w:val="1"/>
              </w:rPr>
            </w:pPr>
            <w:r w:rsidDel="00000000" w:rsidR="00000000" w:rsidRPr="00000000">
              <w:rPr>
                <w:b w:val="1"/>
                <w:bCs w:val="1"/>
                <w:rtl w:val="0"/>
              </w:rPr>
              <w:t xml:space="preserve">Deadline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rPr>
                <w:b w:val="1"/>
                <w:bCs w:val="1"/>
              </w:rPr>
            </w:pPr>
            <w:r w:rsidDel="00000000" w:rsidR="00000000" w:rsidRPr="00000000">
              <w:rPr>
                <w:b w:val="1"/>
                <w:bCs w:val="1"/>
                <w:rtl w:val="0"/>
              </w:rPr>
              <w:t xml:space="preserve">Owner</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360" w:lineRule="auto"/>
              <w:rPr>
                <w:b w:val="1"/>
                <w:bCs w:val="1"/>
              </w:rPr>
            </w:pPr>
            <w:r w:rsidDel="00000000" w:rsidR="00000000" w:rsidRPr="00000000">
              <w:rPr>
                <w:b w:val="1"/>
                <w:bCs w:val="1"/>
                <w:rtl w:val="0"/>
              </w:rPr>
              <w:t xml:space="preserve">Related links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rPr>
                <w:b w:val="1"/>
                <w:bCs w:val="1"/>
              </w:rPr>
            </w:pPr>
            <w:r w:rsidDel="00000000" w:rsidR="00000000" w:rsidRPr="00000000">
              <w:rPr>
                <w:b w:val="1"/>
                <w:bCs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rPr/>
            </w:pPr>
            <w:r w:rsidDel="00000000" w:rsidR="00000000" w:rsidRPr="00000000">
              <w:rPr>
                <w:b w:val="1"/>
                <w:bCs w:val="1"/>
                <w:color w:val="ff0000"/>
                <w:rtl w:val="0"/>
              </w:rPr>
              <w:t xml:space="preserve">Feb Deliverable:</w:t>
            </w:r>
            <w:r w:rsidDel="00000000" w:rsidR="00000000" w:rsidRPr="00000000">
              <w:rPr>
                <w:rtl w:val="0"/>
              </w:rPr>
              <w:t xml:space="preserve"> Build and launch MVP GitHub CoPilot integration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rPr/>
            </w:pPr>
            <w:sdt>
              <w:sdtPr>
                <w:alias w:val="Launch status"/>
                <w:id w:val="-1567740176"/>
                <w:dropDownList w:lastValue="Dev Complete">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color w:val="0a53a8"/>
                    <w:shd w:fill="bfe1f6" w:val="clear"/>
                  </w:rPr>
                  <w:t xml:space="preserve">Dev Complete</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rPr/>
            </w:pPr>
            <w:r w:rsidDel="00000000" w:rsidR="00000000" w:rsidRPr="00000000">
              <w:rPr>
                <w:rtl w:val="0"/>
              </w:rPr>
              <w:t xml:space="preserve">January 1, 2025</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360" w:lineRule="auto"/>
              <w:rPr/>
            </w:pPr>
            <w:r w:rsidDel="00000000" w:rsidR="00000000" w:rsidRPr="00000000">
              <w:rPr>
                <w:rtl w:val="0"/>
              </w:rPr>
              <w:t xml:space="preserve">Siva B./Uluc 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360" w:lineRule="auto"/>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360" w:lineRule="auto"/>
              <w:rPr/>
            </w:pPr>
            <w:r w:rsidDel="00000000" w:rsidR="00000000" w:rsidRPr="00000000">
              <w:rPr>
                <w:rtl w:val="0"/>
              </w:rPr>
              <w:t xml:space="preserve">Must be “public preview ready” by deadline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360" w:lineRule="auto"/>
              <w:rPr/>
            </w:pPr>
            <w:r w:rsidDel="00000000" w:rsidR="00000000" w:rsidRPr="00000000">
              <w:rPr>
                <w:b w:val="1"/>
                <w:bCs w:val="1"/>
                <w:color w:val="ff0000"/>
                <w:rtl w:val="0"/>
              </w:rPr>
              <w:t xml:space="preserve">Feb Deliverable: </w:t>
            </w:r>
            <w:r w:rsidDel="00000000" w:rsidR="00000000" w:rsidRPr="00000000">
              <w:rPr>
                <w:rtl w:val="0"/>
              </w:rPr>
              <w:t xml:space="preserve">Build and launch MVP Amazon Q Business integration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360" w:lineRule="auto"/>
              <w:rPr/>
            </w:pPr>
            <w:sdt>
              <w:sdtPr>
                <w:alias w:val="Launch status"/>
                <w:id w:val="495119973"/>
                <w:dropDownList w:lastValue="In progress">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360" w:lineRule="auto"/>
              <w:rPr/>
            </w:pPr>
            <w:r w:rsidDel="00000000" w:rsidR="00000000" w:rsidRPr="00000000">
              <w:rPr>
                <w:rtl w:val="0"/>
              </w:rPr>
              <w:t xml:space="preserve">December 2, 2024</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360" w:lineRule="auto"/>
              <w:rPr/>
            </w:pPr>
            <w:r w:rsidDel="00000000" w:rsidR="00000000" w:rsidRPr="00000000">
              <w:rPr>
                <w:rtl w:val="0"/>
              </w:rPr>
              <w:t xml:space="preserve">Siva B./Uluc 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360" w:lineRule="auto"/>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360" w:lineRule="auto"/>
              <w:rPr/>
            </w:pPr>
            <w:r w:rsidDel="00000000" w:rsidR="00000000" w:rsidRPr="00000000">
              <w:rPr>
                <w:rtl w:val="0"/>
              </w:rPr>
              <w:t xml:space="preserve">Must be “public preview ready” by deadline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360" w:lineRule="auto"/>
              <w:rPr/>
            </w:pPr>
            <w:r w:rsidDel="00000000" w:rsidR="00000000" w:rsidRPr="00000000">
              <w:rPr>
                <w:b w:val="1"/>
                <w:bCs w:val="1"/>
                <w:color w:val="ff0000"/>
                <w:rtl w:val="0"/>
              </w:rPr>
              <w:t xml:space="preserve">Feb Deliverable: </w:t>
            </w:r>
            <w:r w:rsidDel="00000000" w:rsidR="00000000" w:rsidRPr="00000000">
              <w:rPr>
                <w:rtl w:val="0"/>
              </w:rPr>
              <w:t xml:space="preserve">Build and launch MVP ServiceNow integration </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rPr/>
            </w:pPr>
            <w:sdt>
              <w:sdtPr>
                <w:alias w:val="Launch status"/>
                <w:id w:val="-1532939795"/>
                <w:dropDownList w:lastValue="Not started">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360" w:lineRule="auto"/>
              <w:rPr/>
            </w:pPr>
            <w:r w:rsidDel="00000000" w:rsidR="00000000" w:rsidRPr="00000000">
              <w:rPr>
                <w:rtl w:val="0"/>
              </w:rPr>
              <w:t xml:space="preserve">December 7, 2024</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rPr/>
            </w:pPr>
            <w:r w:rsidDel="00000000" w:rsidR="00000000" w:rsidRPr="00000000">
              <w:rPr>
                <w:rtl w:val="0"/>
              </w:rPr>
              <w:t xml:space="preserve">Amit 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60" w:lineRule="auto"/>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rPr/>
            </w:pPr>
            <w:r w:rsidDel="00000000" w:rsidR="00000000" w:rsidRPr="00000000">
              <w:rPr>
                <w:rtl w:val="0"/>
              </w:rPr>
              <w:t xml:space="preserve">Must be “public preview ready” by deadline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rPr/>
            </w:pPr>
            <w:r w:rsidDel="00000000" w:rsidR="00000000" w:rsidRPr="00000000">
              <w:rPr>
                <w:b w:val="1"/>
                <w:bCs w:val="1"/>
                <w:color w:val="ff0000"/>
                <w:rtl w:val="0"/>
              </w:rPr>
              <w:t xml:space="preserve">Feb Deliverable: </w:t>
            </w:r>
            <w:r w:rsidDel="00000000" w:rsidR="00000000" w:rsidRPr="00000000">
              <w:rPr>
                <w:rtl w:val="0"/>
              </w:rPr>
              <w:t xml:space="preserve">Build and launch MVP Google Gemini integration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rPr/>
            </w:pPr>
            <w:sdt>
              <w:sdtPr>
                <w:alias w:val="Launch status"/>
                <w:id w:val="139376734"/>
                <w:dropDownList w:lastValue="Not started">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rPr/>
            </w:pPr>
            <w:r w:rsidDel="00000000" w:rsidR="00000000" w:rsidRPr="00000000">
              <w:rPr>
                <w:rtl w:val="0"/>
              </w:rPr>
              <w:t xml:space="preserve">TBD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rPr/>
            </w:pPr>
            <w:r w:rsidDel="00000000" w:rsidR="00000000" w:rsidRPr="00000000">
              <w:rPr>
                <w:rtl w:val="0"/>
              </w:rPr>
              <w:t xml:space="preserve">Siva B./Uluc 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rPr/>
            </w:pPr>
            <w:r w:rsidDel="00000000" w:rsidR="00000000" w:rsidRPr="00000000">
              <w:rPr>
                <w:rtl w:val="0"/>
              </w:rPr>
              <w:t xml:space="preserve">Must be “public preview ready” by deadline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rPr>
                <w:strike w:val="1"/>
              </w:rPr>
            </w:pPr>
            <w:r w:rsidDel="00000000" w:rsidR="00000000" w:rsidRPr="00000000">
              <w:rPr>
                <w:strike w:val="1"/>
                <w:rtl w:val="0"/>
              </w:rPr>
              <w:t xml:space="preserve">Build and launch MVP Palo Alto Networks integration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rPr>
                <w:strike w:val="1"/>
              </w:rPr>
            </w:pPr>
            <w:sdt>
              <w:sdtPr>
                <w:alias w:val="Launch status"/>
                <w:id w:val="1034341122"/>
                <w:dropDownList w:lastValue="Not started">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strike w:val="1"/>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rPr>
                <w:strike w:val="1"/>
              </w:rPr>
            </w:pPr>
            <w:r w:rsidDel="00000000" w:rsidR="00000000" w:rsidRPr="00000000">
              <w:rPr>
                <w:strike w:val="1"/>
                <w:rtl w:val="0"/>
              </w:rPr>
              <w:t xml:space="preserve">January 15, 2025</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rPr>
                <w:strike w:val="1"/>
              </w:rPr>
            </w:pPr>
            <w:r w:rsidDel="00000000" w:rsidR="00000000" w:rsidRPr="00000000">
              <w:rPr>
                <w:strike w:val="1"/>
                <w:rtl w:val="0"/>
              </w:rPr>
              <w:t xml:space="preserve">Amit 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rPr>
                <w:strike w:val="1"/>
              </w:rPr>
            </w:pPr>
            <w:r w:rsidDel="00000000" w:rsidR="00000000" w:rsidRPr="00000000">
              <w:rPr>
                <w:strike w:val="1"/>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rPr>
                <w:strike w:val="1"/>
              </w:rPr>
            </w:pPr>
            <w:r w:rsidDel="00000000" w:rsidR="00000000" w:rsidRPr="00000000">
              <w:rPr>
                <w:strike w:val="1"/>
                <w:rtl w:val="0"/>
              </w:rPr>
              <w:t xml:space="preserve">Must be “public preview ready” by deadline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rPr/>
            </w:pPr>
            <w:r w:rsidDel="00000000" w:rsidR="00000000" w:rsidRPr="00000000">
              <w:rPr>
                <w:rtl w:val="0"/>
              </w:rPr>
              <w:t xml:space="preserve">Build and launch MVP Atlassian integration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rPr/>
            </w:pPr>
            <w:sdt>
              <w:sdtPr>
                <w:alias w:val="Launch status"/>
                <w:id w:val="1981831279"/>
                <w:dropDownList w:lastValue="Not started">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pPr>
            <w:r w:rsidDel="00000000" w:rsidR="00000000" w:rsidRPr="00000000">
              <w:rPr>
                <w:rtl w:val="0"/>
              </w:rPr>
              <w:t xml:space="preserve">TBD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rPr/>
            </w:pPr>
            <w:r w:rsidDel="00000000" w:rsidR="00000000" w:rsidRPr="00000000">
              <w:rPr>
                <w:rtl w:val="0"/>
              </w:rPr>
              <w:t xml:space="preserve">Amit 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rPr/>
            </w:pPr>
            <w:r w:rsidDel="00000000" w:rsidR="00000000" w:rsidRPr="00000000">
              <w:rPr>
                <w:rtl w:val="0"/>
              </w:rPr>
              <w:t xml:space="preserve">Must be “public preview ready” by deadline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rPr/>
            </w:pPr>
            <w:r w:rsidDel="00000000" w:rsidR="00000000" w:rsidRPr="00000000">
              <w:rPr>
                <w:b w:val="1"/>
                <w:bCs w:val="1"/>
                <w:color w:val="ff0000"/>
                <w:rtl w:val="0"/>
              </w:rPr>
              <w:t xml:space="preserve">Feb Deliverable: </w:t>
            </w:r>
            <w:r w:rsidDel="00000000" w:rsidR="00000000" w:rsidRPr="00000000">
              <w:rPr>
                <w:rtl w:val="0"/>
              </w:rPr>
              <w:t xml:space="preserve">Build and launch MVP public API for accessing agentic orchestration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rPr/>
            </w:pPr>
            <w:sdt>
              <w:sdtPr>
                <w:alias w:val="Launch status"/>
                <w:id w:val="-1103193770"/>
                <w:dropDownList w:lastValue="Not started">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pPr>
            <w:r w:rsidDel="00000000" w:rsidR="00000000" w:rsidRPr="00000000">
              <w:rPr>
                <w:rtl w:val="0"/>
              </w:rPr>
              <w:t xml:space="preserve">January 15, 2025</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rPr/>
            </w:pPr>
            <w:r w:rsidDel="00000000" w:rsidR="00000000" w:rsidRPr="00000000">
              <w:rPr>
                <w:rtl w:val="0"/>
              </w:rPr>
              <w:t xml:space="preserve">Amit 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rPr/>
            </w:pPr>
            <w:r w:rsidDel="00000000" w:rsidR="00000000" w:rsidRPr="00000000">
              <w:rPr>
                <w:rtl w:val="0"/>
              </w:rPr>
              <w:t xml:space="preserve">Must be “public preview ready” by deadline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rPr/>
            </w:pPr>
            <w:r w:rsidDel="00000000" w:rsidR="00000000" w:rsidRPr="00000000">
              <w:rPr>
                <w:rtl w:val="0"/>
              </w:rPr>
              <w:t xml:space="preserve">Basic “orchestration” feature that chooses the right tool or tools after an API call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rPr/>
            </w:pPr>
            <w:sdt>
              <w:sdtPr>
                <w:alias w:val="Launch status"/>
                <w:id w:val="2009747713"/>
                <w:dropDownList w:lastValue="Not started">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rPr/>
            </w:pPr>
            <w:r w:rsidDel="00000000" w:rsidR="00000000" w:rsidRPr="00000000">
              <w:rPr>
                <w:rtl w:val="0"/>
              </w:rPr>
              <w:t xml:space="preserve">January 15, 2025</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360" w:lineRule="auto"/>
              <w:rPr/>
            </w:pPr>
            <w:r w:rsidDel="00000000" w:rsidR="00000000" w:rsidRPr="00000000">
              <w:rPr>
                <w:rtl w:val="0"/>
              </w:rPr>
              <w:t xml:space="preserve">Amit 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360" w:lineRule="auto"/>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rPr/>
            </w:pPr>
            <w:r w:rsidDel="00000000" w:rsidR="00000000" w:rsidRPr="00000000">
              <w:rPr>
                <w:rtl w:val="0"/>
              </w:rPr>
              <w:t xml:space="preserve">Must be “public preview ready” by deadline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360" w:lineRule="auto"/>
              <w:rPr/>
            </w:pPr>
            <w:r w:rsidDel="00000000" w:rsidR="00000000" w:rsidRPr="00000000">
              <w:rPr>
                <w:b w:val="1"/>
                <w:bCs w:val="1"/>
                <w:color w:val="ff0000"/>
                <w:rtl w:val="0"/>
              </w:rPr>
              <w:t xml:space="preserve">Feb Deliverable: </w:t>
            </w:r>
            <w:r w:rsidDel="00000000" w:rsidR="00000000" w:rsidRPr="00000000">
              <w:rPr>
                <w:rtl w:val="0"/>
              </w:rPr>
              <w:t xml:space="preserve">Basic RAG platform with public API Confluence integration (or some way for a customer to index new content)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360" w:lineRule="auto"/>
              <w:rPr/>
            </w:pPr>
            <w:sdt>
              <w:sdtPr>
                <w:alias w:val="Launch status"/>
                <w:id w:val="-7642190"/>
                <w:dropDownList w:lastValue="In progress">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360" w:lineRule="auto"/>
              <w:rPr/>
            </w:pPr>
            <w:r w:rsidDel="00000000" w:rsidR="00000000" w:rsidRPr="00000000">
              <w:rPr>
                <w:rtl w:val="0"/>
              </w:rPr>
              <w:t xml:space="preserve">January 15, 2025</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rPr/>
            </w:pPr>
            <w:r w:rsidDel="00000000" w:rsidR="00000000" w:rsidRPr="00000000">
              <w:rPr>
                <w:rtl w:val="0"/>
              </w:rPr>
              <w:t xml:space="preserve">Amit 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rPr/>
            </w:pPr>
            <w:r w:rsidDel="00000000" w:rsidR="00000000" w:rsidRPr="00000000">
              <w:rPr>
                <w:rtl w:val="0"/>
              </w:rPr>
              <w:t xml:space="preserve">Must be “public preview ready” by deadline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360" w:lineRule="auto"/>
              <w:rPr/>
            </w:pPr>
            <w:r w:rsidDel="00000000" w:rsidR="00000000" w:rsidRPr="00000000">
              <w:rPr>
                <w:b w:val="1"/>
                <w:bCs w:val="1"/>
                <w:color w:val="ff0000"/>
                <w:rtl w:val="0"/>
              </w:rPr>
              <w:t xml:space="preserve">Feb Deliverable: </w:t>
            </w:r>
            <w:r w:rsidDel="00000000" w:rsidR="00000000" w:rsidRPr="00000000">
              <w:rPr>
                <w:rtl w:val="0"/>
              </w:rPr>
              <w:t xml:space="preserve">Development of “Impact Analysis” tool/agent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rPr/>
            </w:pPr>
            <w:sdt>
              <w:sdtPr>
                <w:alias w:val="Launch status"/>
                <w:id w:val="-2128292512"/>
                <w:dropDownList w:lastValue="In progress">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rPr/>
            </w:pPr>
            <w:r w:rsidDel="00000000" w:rsidR="00000000" w:rsidRPr="00000000">
              <w:rPr>
                <w:rtl w:val="0"/>
              </w:rPr>
              <w:t xml:space="preserve">January 15, 2025</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360" w:lineRule="auto"/>
              <w:rPr/>
            </w:pPr>
            <w:r w:rsidDel="00000000" w:rsidR="00000000" w:rsidRPr="00000000">
              <w:rPr>
                <w:rtl w:val="0"/>
              </w:rPr>
              <w:t xml:space="preserve">Amit 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360" w:lineRule="auto"/>
              <w:rPr/>
            </w:pPr>
            <w:r w:rsidDel="00000000" w:rsidR="00000000" w:rsidRPr="00000000">
              <w:rPr>
                <w:rtl w:val="0"/>
              </w:rPr>
              <w:t xml:space="preserve">Must be “public preview ready” by deadline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360" w:lineRule="auto"/>
              <w:rPr>
                <w:strike w:val="1"/>
              </w:rPr>
            </w:pPr>
            <w:r w:rsidDel="00000000" w:rsidR="00000000" w:rsidRPr="00000000">
              <w:rPr>
                <w:b w:val="1"/>
                <w:bCs w:val="1"/>
                <w:strike w:val="1"/>
                <w:color w:val="ff0000"/>
                <w:rtl w:val="0"/>
              </w:rPr>
              <w:t xml:space="preserve">Feb Deliverable: (Possibly does not use AI) </w:t>
            </w:r>
            <w:r w:rsidDel="00000000" w:rsidR="00000000" w:rsidRPr="00000000">
              <w:rPr>
                <w:strike w:val="1"/>
                <w:rtl w:val="0"/>
              </w:rPr>
              <w:t xml:space="preserve">Development of “Probable cause and mitigating actions” tool/agent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60" w:lineRule="auto"/>
              <w:rPr>
                <w:strike w:val="1"/>
              </w:rPr>
            </w:pPr>
            <w:sdt>
              <w:sdtPr>
                <w:alias w:val="Launch status"/>
                <w:id w:val="-1976645841"/>
                <w:dropDownList w:lastValue="In progress">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strike w:val="1"/>
                    <w:color w:val="473821"/>
                    <w:shd w:fill="ffe5a0" w:val="clear"/>
                  </w:rPr>
                  <w:t xml:space="preserve">In progress</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rPr>
                <w:strike w:val="1"/>
              </w:rPr>
            </w:pPr>
            <w:r w:rsidDel="00000000" w:rsidR="00000000" w:rsidRPr="00000000">
              <w:rPr>
                <w:strike w:val="1"/>
                <w:rtl w:val="0"/>
              </w:rPr>
              <w:t xml:space="preserve">January 15, 2025</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rPr>
                <w:strike w:val="1"/>
              </w:rPr>
            </w:pPr>
            <w:r w:rsidDel="00000000" w:rsidR="00000000" w:rsidRPr="00000000">
              <w:rPr>
                <w:strike w:val="1"/>
                <w:rtl w:val="0"/>
              </w:rPr>
              <w:t xml:space="preserve">Siva B./Uluc 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rPr>
                <w:strike w:val="1"/>
              </w:rPr>
            </w:pPr>
            <w:r w:rsidDel="00000000" w:rsidR="00000000" w:rsidRPr="00000000">
              <w:rPr>
                <w:strike w:val="1"/>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rPr>
                <w:strike w:val="1"/>
              </w:rPr>
            </w:pPr>
            <w:r w:rsidDel="00000000" w:rsidR="00000000" w:rsidRPr="00000000">
              <w:rPr>
                <w:strike w:val="1"/>
                <w:rtl w:val="0"/>
              </w:rPr>
              <w:t xml:space="preserve">Must be “public preview ready” by deadline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rPr/>
            </w:pPr>
            <w:r w:rsidDel="00000000" w:rsidR="00000000" w:rsidRPr="00000000">
              <w:rPr>
                <w:b w:val="1"/>
                <w:bCs w:val="1"/>
                <w:color w:val="ff0000"/>
                <w:rtl w:val="0"/>
              </w:rPr>
              <w:t xml:space="preserve">Feb Deliverable: </w:t>
            </w:r>
            <w:r w:rsidDel="00000000" w:rsidR="00000000" w:rsidRPr="00000000">
              <w:rPr>
                <w:rtl w:val="0"/>
              </w:rPr>
              <w:t xml:space="preserve">Integration of agent output with New Relic issue page UI (to satisfy MVP generative UX needs)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rPr/>
            </w:pPr>
            <w:sdt>
              <w:sdtPr>
                <w:alias w:val="Launch status"/>
                <w:id w:val="607591901"/>
                <w:dropDownList w:lastValue="In progress">
                  <w:listItem w:displayText="Not started" w:value="Not started"/>
                  <w:listItem w:displayText="In progress" w:value="In progress"/>
                  <w:listItem w:displayText="Dev Complete" w:value="Dev Complete"/>
                  <w:listItem w:displayText="Launched" w:value="Launch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rPr/>
            </w:pPr>
            <w:r w:rsidDel="00000000" w:rsidR="00000000" w:rsidRPr="00000000">
              <w:rPr>
                <w:rtl w:val="0"/>
              </w:rPr>
              <w:t xml:space="preserve">January 15, 2025</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rPr/>
            </w:pPr>
            <w:r w:rsidDel="00000000" w:rsidR="00000000" w:rsidRPr="00000000">
              <w:rPr>
                <w:rtl w:val="0"/>
              </w:rPr>
              <w:t xml:space="preserve">Siva B./Uluc 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rPr/>
            </w:pPr>
            <w:r w:rsidDel="00000000" w:rsidR="00000000" w:rsidRPr="00000000">
              <w:rPr>
                <w:rtl w:val="0"/>
              </w:rPr>
            </w:r>
          </w:p>
        </w:tc>
      </w:tr>
    </w:tbl>
    <w:p w:rsidR="00000000" w:rsidDel="00000000" w:rsidP="00000000" w:rsidRDefault="00000000" w:rsidRPr="00000000" w14:paraId="00000115">
      <w:pPr>
        <w:pStyle w:val="Heading1"/>
        <w:spacing w:after="0" w:before="200" w:line="360" w:lineRule="auto"/>
        <w:rPr/>
      </w:pPr>
      <w:bookmarkStart w:colFirst="0" w:colLast="0" w:name="_8zvf20i04txl" w:id="27"/>
      <w:bookmarkEnd w:id="27"/>
      <w:r w:rsidDel="00000000" w:rsidR="00000000" w:rsidRPr="00000000">
        <w:rPr>
          <w:rtl w:val="0"/>
        </w:rPr>
      </w:r>
    </w:p>
    <w:bookmarkStart w:colFirst="0" w:colLast="0" w:name="xo3but52nmbx" w:id="28"/>
    <w:bookmarkEnd w:id="28"/>
    <w:p w:rsidR="00000000" w:rsidDel="00000000" w:rsidP="00000000" w:rsidRDefault="00000000" w:rsidRPr="00000000" w14:paraId="00000116">
      <w:pPr>
        <w:pStyle w:val="Heading1"/>
        <w:spacing w:after="0" w:before="200" w:line="360" w:lineRule="auto"/>
        <w:rPr/>
      </w:pPr>
      <w:bookmarkStart w:colFirst="0" w:colLast="0" w:name="_um8oa3gw904k" w:id="29"/>
      <w:bookmarkEnd w:id="29"/>
      <w:r w:rsidDel="00000000" w:rsidR="00000000" w:rsidRPr="00000000">
        <w:rPr>
          <w:rtl w:val="0"/>
        </w:rPr>
        <w:t xml:space="preserve">“Customize AI” interface</w:t>
      </w:r>
    </w:p>
    <w:p w:rsidR="00000000" w:rsidDel="00000000" w:rsidP="00000000" w:rsidRDefault="00000000" w:rsidRPr="00000000" w14:paraId="00000117">
      <w:pPr>
        <w:rPr>
          <w:color w:val="1f1f1f"/>
          <w:highlight w:val="white"/>
        </w:rPr>
      </w:pPr>
      <w:r w:rsidDel="00000000" w:rsidR="00000000" w:rsidRPr="00000000">
        <w:rPr>
          <w:b w:val="1"/>
          <w:bCs w:val="1"/>
          <w:color w:val="1f1f1f"/>
          <w:highlight w:val="white"/>
          <w:rtl w:val="0"/>
        </w:rPr>
        <w:t xml:space="preserve">Objective:</w:t>
      </w:r>
      <w:r w:rsidDel="00000000" w:rsidR="00000000" w:rsidRPr="00000000">
        <w:rPr>
          <w:color w:val="1f1f1f"/>
          <w:highlight w:val="white"/>
          <w:rtl w:val="0"/>
        </w:rPr>
        <w:t xml:space="preserve"> Enable any New Relic team to create new AI agents or tools using a natural language interface.</w:t>
      </w:r>
    </w:p>
    <w:p w:rsidR="00000000" w:rsidDel="00000000" w:rsidP="00000000" w:rsidRDefault="00000000" w:rsidRPr="00000000" w14:paraId="00000118">
      <w:pPr>
        <w:shd w:fill="ffffff" w:val="clear"/>
        <w:rPr>
          <w:color w:val="1f1f1f"/>
        </w:rPr>
      </w:pPr>
      <w:r w:rsidDel="00000000" w:rsidR="00000000" w:rsidRPr="00000000">
        <w:rPr>
          <w:rtl w:val="0"/>
        </w:rPr>
      </w:r>
    </w:p>
    <w:p w:rsidR="00000000" w:rsidDel="00000000" w:rsidP="00000000" w:rsidRDefault="00000000" w:rsidRPr="00000000" w14:paraId="00000119">
      <w:pPr>
        <w:rPr>
          <w:b w:val="1"/>
          <w:bCs w:val="1"/>
          <w:color w:val="1f1f1f"/>
          <w:highlight w:val="white"/>
        </w:rPr>
      </w:pPr>
      <w:r w:rsidDel="00000000" w:rsidR="00000000" w:rsidRPr="00000000">
        <w:rPr>
          <w:b w:val="1"/>
          <w:bCs w:val="1"/>
          <w:color w:val="1f1f1f"/>
          <w:highlight w:val="white"/>
          <w:rtl w:val="0"/>
        </w:rPr>
        <w:t xml:space="preserve">Requirements:</w:t>
      </w:r>
    </w:p>
    <w:p w:rsidR="00000000" w:rsidDel="00000000" w:rsidP="00000000" w:rsidRDefault="00000000" w:rsidRPr="00000000" w14:paraId="0000011A">
      <w:pPr>
        <w:numPr>
          <w:ilvl w:val="0"/>
          <w:numId w:val="9"/>
        </w:numPr>
        <w:shd w:fill="ffffff" w:val="clear"/>
        <w:spacing w:after="0" w:afterAutospacing="0" w:before="240" w:lineRule="auto"/>
        <w:ind w:left="720" w:hanging="360"/>
        <w:rPr>
          <w:sz w:val="22"/>
          <w:szCs w:val="22"/>
        </w:rPr>
      </w:pPr>
      <w:r w:rsidDel="00000000" w:rsidR="00000000" w:rsidRPr="00000000">
        <w:rPr>
          <w:b w:val="1"/>
          <w:bCs w:val="1"/>
          <w:color w:val="1f1f1f"/>
          <w:rtl w:val="0"/>
        </w:rPr>
        <w:t xml:space="preserve">Natural Language Input:</w:t>
      </w:r>
      <w:r w:rsidDel="00000000" w:rsidR="00000000" w:rsidRPr="00000000">
        <w:rPr>
          <w:color w:val="1f1f1f"/>
          <w:rtl w:val="0"/>
        </w:rPr>
        <w:t xml:space="preserve"> Accept natural language descriptions of the agent/tool's purpose and functionality.</w:t>
      </w:r>
    </w:p>
    <w:p w:rsidR="00000000" w:rsidDel="00000000" w:rsidP="00000000" w:rsidRDefault="00000000" w:rsidRPr="00000000" w14:paraId="0000011B">
      <w:pPr>
        <w:numPr>
          <w:ilvl w:val="0"/>
          <w:numId w:val="9"/>
        </w:numPr>
        <w:shd w:fill="ffffff" w:val="clear"/>
        <w:spacing w:after="0" w:afterAutospacing="0" w:before="0" w:beforeAutospacing="0" w:lineRule="auto"/>
        <w:ind w:left="720" w:hanging="360"/>
        <w:rPr>
          <w:sz w:val="22"/>
          <w:szCs w:val="22"/>
        </w:rPr>
      </w:pPr>
      <w:r w:rsidDel="00000000" w:rsidR="00000000" w:rsidRPr="00000000">
        <w:rPr>
          <w:b w:val="1"/>
          <w:bCs w:val="1"/>
          <w:color w:val="1f1f1f"/>
          <w:rtl w:val="0"/>
        </w:rPr>
        <w:t xml:space="preserve">Query Generation:</w:t>
      </w:r>
      <w:r w:rsidDel="00000000" w:rsidR="00000000" w:rsidRPr="00000000">
        <w:rPr>
          <w:color w:val="1f1f1f"/>
          <w:rtl w:val="0"/>
        </w:rPr>
        <w:t xml:space="preserve"> Automatically generate or select the required NerdGraph queries and their execution order based on the natural language input.</w:t>
      </w:r>
    </w:p>
    <w:p w:rsidR="00000000" w:rsidDel="00000000" w:rsidP="00000000" w:rsidRDefault="00000000" w:rsidRPr="00000000" w14:paraId="0000011C">
      <w:pPr>
        <w:numPr>
          <w:ilvl w:val="0"/>
          <w:numId w:val="9"/>
        </w:numPr>
        <w:shd w:fill="ffffff" w:val="clear"/>
        <w:spacing w:after="0" w:afterAutospacing="0" w:before="0" w:beforeAutospacing="0" w:lineRule="auto"/>
        <w:ind w:left="720" w:hanging="360"/>
        <w:rPr>
          <w:sz w:val="22"/>
          <w:szCs w:val="22"/>
        </w:rPr>
      </w:pPr>
      <w:r w:rsidDel="00000000" w:rsidR="00000000" w:rsidRPr="00000000">
        <w:rPr>
          <w:b w:val="1"/>
          <w:bCs w:val="1"/>
          <w:color w:val="1f1f1f"/>
          <w:rtl w:val="0"/>
        </w:rPr>
        <w:t xml:space="preserve">Agent vs. Tool Guidance:</w:t>
      </w:r>
      <w:r w:rsidDel="00000000" w:rsidR="00000000" w:rsidRPr="00000000">
        <w:rPr>
          <w:color w:val="1f1f1f"/>
          <w:rtl w:val="0"/>
        </w:rPr>
        <w:t xml:space="preserve"> Provide recommendations on whether to create an agent or a tool based on the complexity of the task.</w:t>
      </w:r>
    </w:p>
    <w:p w:rsidR="00000000" w:rsidDel="00000000" w:rsidP="00000000" w:rsidRDefault="00000000" w:rsidRPr="00000000" w14:paraId="0000011D">
      <w:pPr>
        <w:numPr>
          <w:ilvl w:val="0"/>
          <w:numId w:val="9"/>
        </w:numPr>
        <w:shd w:fill="ffffff" w:val="clear"/>
        <w:spacing w:after="0" w:afterAutospacing="0" w:before="0" w:beforeAutospacing="0" w:lineRule="auto"/>
        <w:ind w:left="720" w:hanging="360"/>
        <w:rPr>
          <w:sz w:val="22"/>
          <w:szCs w:val="22"/>
        </w:rPr>
      </w:pPr>
      <w:r w:rsidDel="00000000" w:rsidR="00000000" w:rsidRPr="00000000">
        <w:rPr>
          <w:b w:val="1"/>
          <w:bCs w:val="1"/>
          <w:color w:val="1f1f1f"/>
          <w:rtl w:val="0"/>
        </w:rPr>
        <w:t xml:space="preserve">Query and Prompt Editing:</w:t>
      </w:r>
      <w:r w:rsidDel="00000000" w:rsidR="00000000" w:rsidRPr="00000000">
        <w:rPr>
          <w:color w:val="1f1f1f"/>
          <w:rtl w:val="0"/>
        </w:rPr>
        <w:t xml:space="preserve"> Allow users to review, adjust, and refine the generated queries and tool prompts.</w:t>
      </w:r>
    </w:p>
    <w:p w:rsidR="00000000" w:rsidDel="00000000" w:rsidP="00000000" w:rsidRDefault="00000000" w:rsidRPr="00000000" w14:paraId="0000011E">
      <w:pPr>
        <w:numPr>
          <w:ilvl w:val="0"/>
          <w:numId w:val="9"/>
        </w:numPr>
        <w:shd w:fill="ffffff" w:val="clear"/>
        <w:spacing w:after="240" w:before="0" w:beforeAutospacing="0" w:lineRule="auto"/>
        <w:ind w:left="720" w:hanging="360"/>
        <w:rPr>
          <w:sz w:val="22"/>
          <w:szCs w:val="22"/>
        </w:rPr>
      </w:pPr>
      <w:r w:rsidDel="00000000" w:rsidR="00000000" w:rsidRPr="00000000">
        <w:rPr>
          <w:b w:val="1"/>
          <w:bCs w:val="1"/>
          <w:color w:val="1f1f1f"/>
          <w:rtl w:val="0"/>
        </w:rPr>
        <w:t xml:space="preserve">Platform Integration:</w:t>
      </w:r>
      <w:r w:rsidDel="00000000" w:rsidR="00000000" w:rsidRPr="00000000">
        <w:rPr>
          <w:color w:val="1f1f1f"/>
          <w:rtl w:val="0"/>
        </w:rPr>
        <w:t xml:space="preserve"> Enable seamless integration of the created agent/tool into the relevant New Relic platform experience.</w:t>
      </w:r>
    </w:p>
    <w:p w:rsidR="00000000" w:rsidDel="00000000" w:rsidP="00000000" w:rsidRDefault="00000000" w:rsidRPr="00000000" w14:paraId="0000011F">
      <w:pPr>
        <w:rPr>
          <w:b w:val="1"/>
          <w:bCs w:val="1"/>
          <w:color w:val="1f1f1f"/>
          <w:highlight w:val="white"/>
        </w:rPr>
      </w:pPr>
      <w:r w:rsidDel="00000000" w:rsidR="00000000" w:rsidRPr="00000000">
        <w:rPr>
          <w:b w:val="1"/>
          <w:bCs w:val="1"/>
          <w:color w:val="1f1f1f"/>
          <w:highlight w:val="white"/>
          <w:rtl w:val="0"/>
        </w:rPr>
        <w:t xml:space="preserve">Additional Considerations:</w:t>
      </w:r>
    </w:p>
    <w:p w:rsidR="00000000" w:rsidDel="00000000" w:rsidP="00000000" w:rsidRDefault="00000000" w:rsidRPr="00000000" w14:paraId="00000120">
      <w:pPr>
        <w:numPr>
          <w:ilvl w:val="0"/>
          <w:numId w:val="42"/>
        </w:numPr>
        <w:shd w:fill="ffffff" w:val="clear"/>
        <w:spacing w:after="0" w:afterAutospacing="0" w:before="240" w:lineRule="auto"/>
        <w:ind w:left="720" w:hanging="360"/>
        <w:rPr>
          <w:sz w:val="22"/>
          <w:szCs w:val="22"/>
        </w:rPr>
      </w:pPr>
      <w:r w:rsidDel="00000000" w:rsidR="00000000" w:rsidRPr="00000000">
        <w:rPr>
          <w:b w:val="1"/>
          <w:bCs w:val="1"/>
          <w:color w:val="1f1f1f"/>
          <w:rtl w:val="0"/>
        </w:rPr>
        <w:t xml:space="preserve">User Interface:</w:t>
      </w:r>
      <w:r w:rsidDel="00000000" w:rsidR="00000000" w:rsidRPr="00000000">
        <w:rPr>
          <w:color w:val="1f1f1f"/>
          <w:rtl w:val="0"/>
        </w:rPr>
        <w:t xml:space="preserve"> Design an intuitive and user-friendly interface for the natural language input and query/prompt editing process.</w:t>
      </w:r>
    </w:p>
    <w:p w:rsidR="00000000" w:rsidDel="00000000" w:rsidP="00000000" w:rsidRDefault="00000000" w:rsidRPr="00000000" w14:paraId="00000121">
      <w:pPr>
        <w:numPr>
          <w:ilvl w:val="0"/>
          <w:numId w:val="42"/>
        </w:numPr>
        <w:shd w:fill="ffffff" w:val="clear"/>
        <w:spacing w:after="0" w:afterAutospacing="0" w:before="0" w:beforeAutospacing="0" w:lineRule="auto"/>
        <w:ind w:left="720" w:hanging="360"/>
        <w:rPr>
          <w:sz w:val="22"/>
          <w:szCs w:val="22"/>
        </w:rPr>
      </w:pPr>
      <w:r w:rsidDel="00000000" w:rsidR="00000000" w:rsidRPr="00000000">
        <w:rPr>
          <w:b w:val="1"/>
          <w:bCs w:val="1"/>
          <w:color w:val="1f1f1f"/>
          <w:rtl w:val="0"/>
        </w:rPr>
        <w:t xml:space="preserve">Feedback Mechanism:</w:t>
      </w:r>
      <w:r w:rsidDel="00000000" w:rsidR="00000000" w:rsidRPr="00000000">
        <w:rPr>
          <w:color w:val="1f1f1f"/>
          <w:rtl w:val="0"/>
        </w:rPr>
        <w:t xml:space="preserve"> Implement a feedback loop to collect user input and improve the accuracy and efficiency of query generation.</w:t>
      </w:r>
    </w:p>
    <w:p w:rsidR="00000000" w:rsidDel="00000000" w:rsidP="00000000" w:rsidRDefault="00000000" w:rsidRPr="00000000" w14:paraId="00000122">
      <w:pPr>
        <w:numPr>
          <w:ilvl w:val="0"/>
          <w:numId w:val="42"/>
        </w:numPr>
        <w:shd w:fill="ffffff" w:val="clear"/>
        <w:spacing w:after="0" w:afterAutospacing="0" w:before="0" w:beforeAutospacing="0" w:lineRule="auto"/>
        <w:ind w:left="720" w:hanging="360"/>
        <w:rPr>
          <w:sz w:val="22"/>
          <w:szCs w:val="22"/>
        </w:rPr>
      </w:pPr>
      <w:r w:rsidDel="00000000" w:rsidR="00000000" w:rsidRPr="00000000">
        <w:rPr>
          <w:b w:val="1"/>
          <w:bCs w:val="1"/>
          <w:color w:val="1f1f1f"/>
          <w:rtl w:val="0"/>
        </w:rPr>
        <w:t xml:space="preserve">Testing and Validation:</w:t>
      </w:r>
      <w:r w:rsidDel="00000000" w:rsidR="00000000" w:rsidRPr="00000000">
        <w:rPr>
          <w:color w:val="1f1f1f"/>
          <w:rtl w:val="0"/>
        </w:rPr>
        <w:t xml:space="preserve"> Provide tools for testing and validating the functionality of the created agent/tool.</w:t>
      </w:r>
    </w:p>
    <w:p w:rsidR="00000000" w:rsidDel="00000000" w:rsidP="00000000" w:rsidRDefault="00000000" w:rsidRPr="00000000" w14:paraId="00000123">
      <w:pPr>
        <w:numPr>
          <w:ilvl w:val="0"/>
          <w:numId w:val="42"/>
        </w:numPr>
        <w:shd w:fill="ffffff" w:val="clear"/>
        <w:spacing w:after="240" w:before="0" w:beforeAutospacing="0" w:lineRule="auto"/>
        <w:ind w:left="720" w:hanging="360"/>
        <w:rPr>
          <w:sz w:val="22"/>
          <w:szCs w:val="22"/>
        </w:rPr>
      </w:pPr>
      <w:r w:rsidDel="00000000" w:rsidR="00000000" w:rsidRPr="00000000">
        <w:rPr>
          <w:b w:val="1"/>
          <w:bCs w:val="1"/>
          <w:color w:val="1f1f1f"/>
          <w:rtl w:val="0"/>
        </w:rPr>
        <w:t xml:space="preserve">Documentation and Support:</w:t>
      </w:r>
      <w:r w:rsidDel="00000000" w:rsidR="00000000" w:rsidRPr="00000000">
        <w:rPr>
          <w:color w:val="1f1f1f"/>
          <w:rtl w:val="0"/>
        </w:rPr>
        <w:t xml:space="preserve"> Offer comprehensive documentation and support resources to assist users in creating and deploying agents/tools.</w:t>
      </w:r>
    </w:p>
    <w:p w:rsidR="00000000" w:rsidDel="00000000" w:rsidP="00000000" w:rsidRDefault="00000000" w:rsidRPr="00000000" w14:paraId="00000124">
      <w:pPr>
        <w:rPr>
          <w:b w:val="1"/>
          <w:bCs w:val="1"/>
          <w:color w:val="1f1f1f"/>
          <w:highlight w:val="white"/>
        </w:rPr>
      </w:pPr>
      <w:r w:rsidDel="00000000" w:rsidR="00000000" w:rsidRPr="00000000">
        <w:rPr>
          <w:b w:val="1"/>
          <w:bCs w:val="1"/>
          <w:color w:val="1f1f1f"/>
          <w:highlight w:val="white"/>
          <w:rtl w:val="0"/>
        </w:rPr>
        <w:t xml:space="preserve">Benefits:</w:t>
      </w:r>
    </w:p>
    <w:p w:rsidR="00000000" w:rsidDel="00000000" w:rsidP="00000000" w:rsidRDefault="00000000" w:rsidRPr="00000000" w14:paraId="00000125">
      <w:pPr>
        <w:numPr>
          <w:ilvl w:val="0"/>
          <w:numId w:val="7"/>
        </w:numPr>
        <w:shd w:fill="ffffff" w:val="clear"/>
        <w:spacing w:after="0" w:afterAutospacing="0" w:before="240" w:lineRule="auto"/>
        <w:ind w:left="720" w:hanging="360"/>
        <w:rPr>
          <w:sz w:val="22"/>
          <w:szCs w:val="22"/>
        </w:rPr>
      </w:pPr>
      <w:r w:rsidDel="00000000" w:rsidR="00000000" w:rsidRPr="00000000">
        <w:rPr>
          <w:b w:val="1"/>
          <w:bCs w:val="1"/>
          <w:color w:val="1f1f1f"/>
          <w:rtl w:val="0"/>
        </w:rPr>
        <w:t xml:space="preserve">Accelerated Development:</w:t>
      </w:r>
      <w:r w:rsidDel="00000000" w:rsidR="00000000" w:rsidRPr="00000000">
        <w:rPr>
          <w:color w:val="1f1f1f"/>
          <w:rtl w:val="0"/>
        </w:rPr>
        <w:t xml:space="preserve"> Significantly reduce the time and effort required to create new AI agents and tools.</w:t>
      </w:r>
    </w:p>
    <w:p w:rsidR="00000000" w:rsidDel="00000000" w:rsidP="00000000" w:rsidRDefault="00000000" w:rsidRPr="00000000" w14:paraId="00000126">
      <w:pPr>
        <w:numPr>
          <w:ilvl w:val="0"/>
          <w:numId w:val="7"/>
        </w:numPr>
        <w:shd w:fill="ffffff" w:val="clear"/>
        <w:spacing w:after="0" w:afterAutospacing="0" w:before="0" w:beforeAutospacing="0" w:lineRule="auto"/>
        <w:ind w:left="720" w:hanging="360"/>
        <w:rPr>
          <w:sz w:val="22"/>
          <w:szCs w:val="22"/>
        </w:rPr>
      </w:pPr>
      <w:r w:rsidDel="00000000" w:rsidR="00000000" w:rsidRPr="00000000">
        <w:rPr>
          <w:b w:val="1"/>
          <w:bCs w:val="1"/>
          <w:color w:val="1f1f1f"/>
          <w:rtl w:val="0"/>
        </w:rPr>
        <w:t xml:space="preserve">Democratization of AI Development:</w:t>
      </w:r>
      <w:r w:rsidDel="00000000" w:rsidR="00000000" w:rsidRPr="00000000">
        <w:rPr>
          <w:color w:val="1f1f1f"/>
          <w:rtl w:val="0"/>
        </w:rPr>
        <w:t xml:space="preserve"> Empower non-technical users to participate in the development of AI solutions.</w:t>
      </w:r>
    </w:p>
    <w:p w:rsidR="00000000" w:rsidDel="00000000" w:rsidP="00000000" w:rsidRDefault="00000000" w:rsidRPr="00000000" w14:paraId="00000127">
      <w:pPr>
        <w:numPr>
          <w:ilvl w:val="0"/>
          <w:numId w:val="7"/>
        </w:numPr>
        <w:shd w:fill="ffffff" w:val="clear"/>
        <w:spacing w:after="0" w:afterAutospacing="0" w:before="0" w:beforeAutospacing="0" w:lineRule="auto"/>
        <w:ind w:left="720" w:hanging="360"/>
        <w:rPr>
          <w:sz w:val="22"/>
          <w:szCs w:val="22"/>
        </w:rPr>
      </w:pPr>
      <w:r w:rsidDel="00000000" w:rsidR="00000000" w:rsidRPr="00000000">
        <w:rPr>
          <w:b w:val="1"/>
          <w:bCs w:val="1"/>
          <w:color w:val="1f1f1f"/>
          <w:rtl w:val="0"/>
        </w:rPr>
        <w:t xml:space="preserve">Improved Accuracy and Efficiency:</w:t>
      </w:r>
      <w:r w:rsidDel="00000000" w:rsidR="00000000" w:rsidRPr="00000000">
        <w:rPr>
          <w:color w:val="1f1f1f"/>
          <w:rtl w:val="0"/>
        </w:rPr>
        <w:t xml:space="preserve"> Leverage the power of natural language processing to generate optimized queries and workflows.</w:t>
      </w:r>
    </w:p>
    <w:p w:rsidR="00000000" w:rsidDel="00000000" w:rsidP="00000000" w:rsidRDefault="00000000" w:rsidRPr="00000000" w14:paraId="00000128">
      <w:pPr>
        <w:numPr>
          <w:ilvl w:val="0"/>
          <w:numId w:val="7"/>
        </w:numPr>
        <w:shd w:fill="ffffff" w:val="clear"/>
        <w:spacing w:before="0" w:beforeAutospacing="0" w:lineRule="auto"/>
        <w:ind w:left="720" w:hanging="360"/>
        <w:rPr>
          <w:sz w:val="22"/>
          <w:szCs w:val="22"/>
        </w:rPr>
      </w:pPr>
      <w:r w:rsidDel="00000000" w:rsidR="00000000" w:rsidRPr="00000000">
        <w:rPr>
          <w:b w:val="1"/>
          <w:bCs w:val="1"/>
          <w:color w:val="1f1f1f"/>
          <w:rtl w:val="0"/>
        </w:rPr>
        <w:t xml:space="preserve">Enhanced User Experience:</w:t>
      </w:r>
      <w:r w:rsidDel="00000000" w:rsidR="00000000" w:rsidRPr="00000000">
        <w:rPr>
          <w:color w:val="1f1f1f"/>
          <w:rtl w:val="0"/>
        </w:rPr>
        <w:t xml:space="preserve"> Streamline the integration of AI capabilities into the New Relic platform.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bookmarkStart w:colFirst="0" w:colLast="0" w:name="xyorov6rjyjr" w:id="30"/>
    <w:bookmarkEnd w:id="30"/>
    <w:p w:rsidR="00000000" w:rsidDel="00000000" w:rsidP="00000000" w:rsidRDefault="00000000" w:rsidRPr="00000000" w14:paraId="0000012B">
      <w:pPr>
        <w:pStyle w:val="Heading1"/>
        <w:spacing w:after="0" w:before="200" w:line="360" w:lineRule="auto"/>
        <w:rPr/>
      </w:pPr>
      <w:bookmarkStart w:colFirst="0" w:colLast="0" w:name="_hqehjk6i9r4h" w:id="31"/>
      <w:bookmarkEnd w:id="31"/>
      <w:r w:rsidDel="00000000" w:rsidR="00000000" w:rsidRPr="00000000">
        <w:rPr>
          <w:rtl w:val="0"/>
        </w:rPr>
        <w:t xml:space="preserve">API requirements &amp; design</w:t>
      </w:r>
    </w:p>
    <w:p w:rsidR="00000000" w:rsidDel="00000000" w:rsidP="00000000" w:rsidRDefault="00000000" w:rsidRPr="00000000" w14:paraId="0000012C">
      <w:pPr>
        <w:pStyle w:val="Heading2"/>
        <w:spacing w:before="0" w:line="360" w:lineRule="auto"/>
        <w:rPr/>
      </w:pPr>
      <w:bookmarkStart w:colFirst="0" w:colLast="0" w:name="_rdvfnb5cxmj0" w:id="32"/>
      <w:bookmarkEnd w:id="32"/>
      <w:r w:rsidDel="00000000" w:rsidR="00000000" w:rsidRPr="00000000">
        <w:rPr>
          <w:rtl w:val="0"/>
        </w:rPr>
        <w:t xml:space="preserve">Requirements</w:t>
      </w:r>
    </w:p>
    <w:p w:rsidR="00000000" w:rsidDel="00000000" w:rsidP="00000000" w:rsidRDefault="00000000" w:rsidRPr="00000000" w14:paraId="0000012D">
      <w:pPr>
        <w:spacing w:line="360" w:lineRule="auto"/>
        <w:rPr/>
      </w:pPr>
      <w:r w:rsidDel="00000000" w:rsidR="00000000" w:rsidRPr="00000000">
        <w:rPr>
          <w:rtl w:val="0"/>
        </w:rPr>
        <w:t xml:space="preserve">The New Relic AI Agentic Orchestration API should support: </w:t>
      </w:r>
    </w:p>
    <w:p w:rsidR="00000000" w:rsidDel="00000000" w:rsidP="00000000" w:rsidRDefault="00000000" w:rsidRPr="00000000" w14:paraId="0000012E">
      <w:pPr>
        <w:numPr>
          <w:ilvl w:val="0"/>
          <w:numId w:val="13"/>
        </w:numPr>
        <w:spacing w:line="360" w:lineRule="auto"/>
        <w:ind w:left="720" w:hanging="360"/>
        <w:rPr>
          <w:u w:val="none"/>
        </w:rPr>
      </w:pPr>
      <w:r w:rsidDel="00000000" w:rsidR="00000000" w:rsidRPr="00000000">
        <w:rPr>
          <w:rtl w:val="0"/>
        </w:rPr>
        <w:t xml:space="preserve">Handling and routing of natural language API calls, meaning the API can receive a natural language prompt and context, which will be used by an intelligent router/orchestrator to select the right agent/tool. </w:t>
      </w:r>
    </w:p>
    <w:p w:rsidR="00000000" w:rsidDel="00000000" w:rsidP="00000000" w:rsidRDefault="00000000" w:rsidRPr="00000000" w14:paraId="0000012F">
      <w:pPr>
        <w:numPr>
          <w:ilvl w:val="0"/>
          <w:numId w:val="13"/>
        </w:numPr>
        <w:spacing w:line="360" w:lineRule="auto"/>
        <w:ind w:left="720" w:hanging="360"/>
        <w:rPr>
          <w:u w:val="none"/>
        </w:rPr>
      </w:pPr>
      <w:r w:rsidDel="00000000" w:rsidR="00000000" w:rsidRPr="00000000">
        <w:rPr>
          <w:rtl w:val="0"/>
        </w:rPr>
        <w:t xml:space="preserve">If someone wants to bypass the routing/orchestrator layer, they should be able to specify the agent they want to use and the tool or tools they want it to select </w:t>
      </w:r>
    </w:p>
    <w:p w:rsidR="00000000" w:rsidDel="00000000" w:rsidP="00000000" w:rsidRDefault="00000000" w:rsidRPr="00000000" w14:paraId="00000130">
      <w:pPr>
        <w:numPr>
          <w:ilvl w:val="0"/>
          <w:numId w:val="13"/>
        </w:numPr>
        <w:spacing w:line="360" w:lineRule="auto"/>
        <w:ind w:left="720" w:hanging="360"/>
        <w:rPr>
          <w:u w:val="none"/>
        </w:rPr>
      </w:pPr>
      <w:r w:rsidDel="00000000" w:rsidR="00000000" w:rsidRPr="00000000">
        <w:rPr>
          <w:rtl w:val="0"/>
        </w:rPr>
        <w:t xml:space="preserve">Someone should be able to ask NRAI to handle/process/summarize output of tools before returning a response (e.g., the Change Intelligence Report) or send raw output of tools. </w:t>
      </w:r>
    </w:p>
    <w:p w:rsidR="00000000" w:rsidDel="00000000" w:rsidP="00000000" w:rsidRDefault="00000000" w:rsidRPr="00000000" w14:paraId="00000131">
      <w:pPr>
        <w:pStyle w:val="Heading2"/>
        <w:spacing w:line="360" w:lineRule="auto"/>
        <w:rPr/>
      </w:pPr>
      <w:bookmarkStart w:colFirst="0" w:colLast="0" w:name="_76qjwhe8ldxl" w:id="33"/>
      <w:bookmarkEnd w:id="33"/>
      <w:r w:rsidDel="00000000" w:rsidR="00000000" w:rsidRPr="00000000">
        <w:rPr>
          <w:rtl w:val="0"/>
        </w:rPr>
        <w:t xml:space="preserve">Spec</w:t>
      </w:r>
    </w:p>
    <w:p w:rsidR="00000000" w:rsidDel="00000000" w:rsidP="00000000" w:rsidRDefault="00000000" w:rsidRPr="00000000" w14:paraId="00000132">
      <w:pPr>
        <w:spacing w:line="360" w:lineRule="auto"/>
        <w:ind w:left="0" w:firstLine="0"/>
        <w:rPr>
          <w:b w:val="1"/>
          <w:bCs w:val="1"/>
        </w:rPr>
      </w:pPr>
      <w:r w:rsidDel="00000000" w:rsidR="00000000" w:rsidRPr="00000000">
        <w:rPr>
          <w:b w:val="1"/>
          <w:bCs w:val="1"/>
          <w:rtl w:val="0"/>
        </w:rPr>
        <w:t xml:space="preserve">New Relic AI Agentic Orchestration API Spec (Draft)</w:t>
      </w:r>
      <w:r w:rsidDel="00000000" w:rsidR="00000000" w:rsidRPr="00000000">
        <w:rPr>
          <w:rtl w:val="0"/>
        </w:rPr>
      </w:r>
    </w:p>
    <w:p w:rsidR="00000000" w:rsidDel="00000000" w:rsidP="00000000" w:rsidRDefault="00000000" w:rsidRPr="00000000" w14:paraId="00000133">
      <w:pPr>
        <w:spacing w:line="360" w:lineRule="auto"/>
        <w:ind w:left="720" w:hanging="360"/>
        <w:rPr/>
      </w:pPr>
      <w:r w:rsidDel="00000000" w:rsidR="00000000" w:rsidRPr="00000000">
        <w:rPr>
          <w:rtl w:val="0"/>
        </w:rPr>
      </w:r>
    </w:p>
    <w:p w:rsidR="00000000" w:rsidDel="00000000" w:rsidP="00000000" w:rsidRDefault="00000000" w:rsidRPr="00000000" w14:paraId="00000134">
      <w:pPr>
        <w:spacing w:line="360" w:lineRule="auto"/>
        <w:ind w:left="0" w:firstLine="0"/>
        <w:rPr>
          <w:b w:val="1"/>
          <w:bCs w:val="1"/>
        </w:rPr>
      </w:pPr>
      <w:r w:rsidDel="00000000" w:rsidR="00000000" w:rsidRPr="00000000">
        <w:rPr>
          <w:b w:val="1"/>
          <w:bCs w:val="1"/>
          <w:rtl w:val="0"/>
        </w:rPr>
        <w:t xml:space="preserve">Endpoint:</w:t>
      </w:r>
      <w:r w:rsidDel="00000000" w:rsidR="00000000" w:rsidRPr="00000000">
        <w:rPr>
          <w:rtl w:val="0"/>
        </w:rPr>
      </w:r>
    </w:p>
    <w:p w:rsidR="00000000" w:rsidDel="00000000" w:rsidP="00000000" w:rsidRDefault="00000000" w:rsidRPr="00000000" w14:paraId="00000135">
      <w:pPr>
        <w:widowControl w:val="0"/>
        <w:numPr>
          <w:ilvl w:val="0"/>
          <w:numId w:val="29"/>
        </w:numPr>
        <w:spacing w:after="240" w:before="240" w:line="360" w:lineRule="auto"/>
        <w:ind w:left="720" w:hanging="360"/>
      </w:pPr>
      <w:r w:rsidDel="00000000" w:rsidR="00000000" w:rsidRPr="00000000">
        <w:rPr>
          <w:rtl w:val="0"/>
        </w:rPr>
        <w:t xml:space="preserve">`/nrai/orchestrate`</w:t>
      </w:r>
      <w:r w:rsidDel="00000000" w:rsidR="00000000" w:rsidRPr="00000000">
        <w:rPr>
          <w:rtl w:val="0"/>
        </w:rPr>
      </w:r>
    </w:p>
    <w:p w:rsidR="00000000" w:rsidDel="00000000" w:rsidP="00000000" w:rsidRDefault="00000000" w:rsidRPr="00000000" w14:paraId="00000136">
      <w:pPr>
        <w:widowControl w:val="0"/>
        <w:spacing w:line="360" w:lineRule="auto"/>
        <w:rPr>
          <w:b w:val="1"/>
          <w:bCs w:val="1"/>
        </w:rPr>
      </w:pPr>
      <w:r w:rsidDel="00000000" w:rsidR="00000000" w:rsidRPr="00000000">
        <w:rPr>
          <w:b w:val="1"/>
          <w:bCs w:val="1"/>
          <w:rtl w:val="0"/>
        </w:rPr>
        <w:t xml:space="preserve">Method:</w:t>
      </w:r>
      <w:r w:rsidDel="00000000" w:rsidR="00000000" w:rsidRPr="00000000">
        <w:rPr>
          <w:rtl w:val="0"/>
        </w:rPr>
      </w:r>
    </w:p>
    <w:p w:rsidR="00000000" w:rsidDel="00000000" w:rsidP="00000000" w:rsidRDefault="00000000" w:rsidRPr="00000000" w14:paraId="00000137">
      <w:pPr>
        <w:widowControl w:val="0"/>
        <w:numPr>
          <w:ilvl w:val="0"/>
          <w:numId w:val="23"/>
        </w:numPr>
        <w:spacing w:after="240" w:before="240" w:line="360" w:lineRule="auto"/>
        <w:ind w:left="720" w:hanging="360"/>
      </w:pPr>
      <w:r w:rsidDel="00000000" w:rsidR="00000000" w:rsidRPr="00000000">
        <w:rPr>
          <w:rtl w:val="0"/>
        </w:rPr>
        <w:t xml:space="preserve">`POST`</w:t>
      </w:r>
      <w:r w:rsidDel="00000000" w:rsidR="00000000" w:rsidRPr="00000000">
        <w:rPr>
          <w:rtl w:val="0"/>
        </w:rPr>
      </w:r>
    </w:p>
    <w:p w:rsidR="00000000" w:rsidDel="00000000" w:rsidP="00000000" w:rsidRDefault="00000000" w:rsidRPr="00000000" w14:paraId="00000138">
      <w:pPr>
        <w:widowControl w:val="0"/>
        <w:spacing w:line="360" w:lineRule="auto"/>
        <w:rPr>
          <w:b w:val="1"/>
          <w:bCs w:val="1"/>
        </w:rPr>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0139">
      <w:pPr>
        <w:widowControl w:val="0"/>
        <w:numPr>
          <w:ilvl w:val="0"/>
          <w:numId w:val="12"/>
        </w:numPr>
        <w:spacing w:after="0" w:afterAutospacing="0" w:before="240" w:line="360" w:lineRule="auto"/>
        <w:ind w:left="720" w:hanging="360"/>
      </w:pPr>
      <w:r w:rsidDel="00000000" w:rsidR="00000000" w:rsidRPr="00000000">
        <w:rPr>
          <w:b w:val="1"/>
          <w:bCs w:val="1"/>
          <w:rtl w:val="0"/>
        </w:rPr>
        <w:t xml:space="preserve">`prompt`</w:t>
      </w:r>
      <w:r w:rsidDel="00000000" w:rsidR="00000000" w:rsidRPr="00000000">
        <w:rPr>
          <w:rtl w:val="0"/>
        </w:rPr>
        <w:t xml:space="preserve"> (string, required): Natural language prompt describing the user's request or goal.</w:t>
      </w:r>
      <w:r w:rsidDel="00000000" w:rsidR="00000000" w:rsidRPr="00000000">
        <w:rPr>
          <w:rtl w:val="0"/>
        </w:rPr>
      </w:r>
    </w:p>
    <w:p w:rsidR="00000000" w:rsidDel="00000000" w:rsidP="00000000" w:rsidRDefault="00000000" w:rsidRPr="00000000" w14:paraId="0000013A">
      <w:pPr>
        <w:widowControl w:val="0"/>
        <w:numPr>
          <w:ilvl w:val="0"/>
          <w:numId w:val="12"/>
        </w:numPr>
        <w:spacing w:after="0" w:afterAutospacing="0" w:before="0" w:beforeAutospacing="0" w:line="360" w:lineRule="auto"/>
        <w:ind w:left="720" w:hanging="360"/>
      </w:pPr>
      <w:r w:rsidDel="00000000" w:rsidR="00000000" w:rsidRPr="00000000">
        <w:rPr>
          <w:b w:val="1"/>
          <w:bCs w:val="1"/>
          <w:rtl w:val="0"/>
        </w:rPr>
        <w:t xml:space="preserve">`context`</w:t>
      </w:r>
      <w:r w:rsidDel="00000000" w:rsidR="00000000" w:rsidRPr="00000000">
        <w:rPr>
          <w:rtl w:val="0"/>
        </w:rPr>
        <w:t xml:space="preserve"> (object, optional): Additional context to help the orchestrator understand the request.</w:t>
      </w:r>
      <w:r w:rsidDel="00000000" w:rsidR="00000000" w:rsidRPr="00000000">
        <w:rPr>
          <w:rtl w:val="0"/>
        </w:rPr>
        <w:t xml:space="preserve"> </w:t>
      </w:r>
      <w:r w:rsidDel="00000000" w:rsidR="00000000" w:rsidRPr="00000000">
        <w:rPr>
          <w:rtl w:val="0"/>
        </w:rPr>
        <w:t xml:space="preserve">This might include:</w:t>
      </w:r>
      <w:r w:rsidDel="00000000" w:rsidR="00000000" w:rsidRPr="00000000">
        <w:rPr>
          <w:rtl w:val="0"/>
        </w:rPr>
      </w:r>
    </w:p>
    <w:p w:rsidR="00000000" w:rsidDel="00000000" w:rsidP="00000000" w:rsidRDefault="00000000" w:rsidRPr="00000000" w14:paraId="0000013B">
      <w:pPr>
        <w:widowControl w:val="0"/>
        <w:numPr>
          <w:ilvl w:val="1"/>
          <w:numId w:val="12"/>
        </w:numPr>
        <w:spacing w:after="0" w:afterAutospacing="0" w:before="0" w:beforeAutospacing="0" w:line="360" w:lineRule="auto"/>
        <w:ind w:left="1440" w:hanging="360"/>
      </w:pPr>
      <w:r w:rsidDel="00000000" w:rsidR="00000000" w:rsidRPr="00000000">
        <w:rPr>
          <w:rtl w:val="0"/>
        </w:rPr>
        <w:t xml:space="preserve">`userId`: Identifier for the user.</w:t>
      </w:r>
      <w:r w:rsidDel="00000000" w:rsidR="00000000" w:rsidRPr="00000000">
        <w:rPr>
          <w:rtl w:val="0"/>
        </w:rPr>
      </w:r>
    </w:p>
    <w:p w:rsidR="00000000" w:rsidDel="00000000" w:rsidP="00000000" w:rsidRDefault="00000000" w:rsidRPr="00000000" w14:paraId="0000013C">
      <w:pPr>
        <w:widowControl w:val="0"/>
        <w:numPr>
          <w:ilvl w:val="1"/>
          <w:numId w:val="12"/>
        </w:numPr>
        <w:spacing w:after="0" w:afterAutospacing="0" w:before="0" w:beforeAutospacing="0" w:line="360" w:lineRule="auto"/>
        <w:ind w:left="1440" w:hanging="360"/>
      </w:pPr>
      <w:r w:rsidDel="00000000" w:rsidR="00000000" w:rsidRPr="00000000">
        <w:rPr>
          <w:rtl w:val="0"/>
        </w:rPr>
        <w:t xml:space="preserve">`sessionId`: Identifier for the current session.</w:t>
      </w:r>
      <w:r w:rsidDel="00000000" w:rsidR="00000000" w:rsidRPr="00000000">
        <w:rPr>
          <w:rtl w:val="0"/>
        </w:rPr>
      </w:r>
    </w:p>
    <w:p w:rsidR="00000000" w:rsidDel="00000000" w:rsidP="00000000" w:rsidRDefault="00000000" w:rsidRPr="00000000" w14:paraId="0000013D">
      <w:pPr>
        <w:widowControl w:val="0"/>
        <w:numPr>
          <w:ilvl w:val="1"/>
          <w:numId w:val="12"/>
        </w:numPr>
        <w:spacing w:after="0" w:afterAutospacing="0" w:before="0" w:beforeAutospacing="0" w:line="360" w:lineRule="auto"/>
        <w:ind w:left="1440" w:hanging="360"/>
      </w:pPr>
      <w:r w:rsidDel="00000000" w:rsidR="00000000" w:rsidRPr="00000000">
        <w:rPr>
          <w:rtl w:val="0"/>
        </w:rPr>
        <w:t xml:space="preserve">`previousInteractions`: History of previous interactions in the session.</w:t>
      </w:r>
      <w:r w:rsidDel="00000000" w:rsidR="00000000" w:rsidRPr="00000000">
        <w:rPr>
          <w:rtl w:val="0"/>
        </w:rPr>
      </w:r>
    </w:p>
    <w:p w:rsidR="00000000" w:rsidDel="00000000" w:rsidP="00000000" w:rsidRDefault="00000000" w:rsidRPr="00000000" w14:paraId="0000013E">
      <w:pPr>
        <w:widowControl w:val="0"/>
        <w:numPr>
          <w:ilvl w:val="1"/>
          <w:numId w:val="12"/>
        </w:numPr>
        <w:spacing w:after="0" w:afterAutospacing="0" w:before="0" w:beforeAutospacing="0" w:line="360" w:lineRule="auto"/>
        <w:ind w:left="1440" w:hanging="360"/>
      </w:pPr>
      <w:r w:rsidDel="00000000" w:rsidR="00000000" w:rsidRPr="00000000">
        <w:rPr>
          <w:rtl w:val="0"/>
        </w:rPr>
        <w:t xml:space="preserve">`applicationData`: Relevant application or system data.</w:t>
      </w:r>
      <w:r w:rsidDel="00000000" w:rsidR="00000000" w:rsidRPr="00000000">
        <w:rPr>
          <w:rtl w:val="0"/>
        </w:rPr>
      </w:r>
    </w:p>
    <w:p w:rsidR="00000000" w:rsidDel="00000000" w:rsidP="00000000" w:rsidRDefault="00000000" w:rsidRPr="00000000" w14:paraId="0000013F">
      <w:pPr>
        <w:widowControl w:val="0"/>
        <w:numPr>
          <w:ilvl w:val="0"/>
          <w:numId w:val="12"/>
        </w:numPr>
        <w:spacing w:after="0" w:afterAutospacing="0" w:before="0" w:beforeAutospacing="0" w:line="360" w:lineRule="auto"/>
        <w:ind w:left="720" w:hanging="360"/>
      </w:pPr>
      <w:r w:rsidDel="00000000" w:rsidR="00000000" w:rsidRPr="00000000">
        <w:rPr>
          <w:b w:val="1"/>
          <w:bCs w:val="1"/>
          <w:rtl w:val="0"/>
        </w:rPr>
        <w:t xml:space="preserve">`agent`</w:t>
      </w:r>
      <w:r w:rsidDel="00000000" w:rsidR="00000000" w:rsidRPr="00000000">
        <w:rPr>
          <w:rtl w:val="0"/>
        </w:rPr>
        <w:t xml:space="preserve"> (string, optional): Specific agent to use (if the user wants to bypass the routing layer).</w:t>
      </w:r>
      <w:r w:rsidDel="00000000" w:rsidR="00000000" w:rsidRPr="00000000">
        <w:rPr>
          <w:rtl w:val="0"/>
        </w:rPr>
      </w:r>
    </w:p>
    <w:p w:rsidR="00000000" w:rsidDel="00000000" w:rsidP="00000000" w:rsidRDefault="00000000" w:rsidRPr="00000000" w14:paraId="00000140">
      <w:pPr>
        <w:widowControl w:val="0"/>
        <w:numPr>
          <w:ilvl w:val="0"/>
          <w:numId w:val="12"/>
        </w:numPr>
        <w:spacing w:after="240" w:before="0" w:beforeAutospacing="0" w:line="360" w:lineRule="auto"/>
        <w:ind w:left="720" w:hanging="360"/>
      </w:pPr>
      <w:r w:rsidDel="00000000" w:rsidR="00000000" w:rsidRPr="00000000">
        <w:rPr>
          <w:b w:val="1"/>
          <w:bCs w:val="1"/>
          <w:rtl w:val="0"/>
        </w:rPr>
        <w:t xml:space="preserve">`tools`</w:t>
      </w:r>
      <w:r w:rsidDel="00000000" w:rsidR="00000000" w:rsidRPr="00000000">
        <w:rPr>
          <w:rtl w:val="0"/>
        </w:rPr>
        <w:t xml:space="preserve"> (array of strings, optional): Specific tools for the agent to use (if the user wants to specify).</w:t>
      </w:r>
      <w:r w:rsidDel="00000000" w:rsidR="00000000" w:rsidRPr="00000000">
        <w:rPr>
          <w:rtl w:val="0"/>
        </w:rPr>
      </w:r>
    </w:p>
    <w:p w:rsidR="00000000" w:rsidDel="00000000" w:rsidP="00000000" w:rsidRDefault="00000000" w:rsidRPr="00000000" w14:paraId="00000141">
      <w:pPr>
        <w:widowControl w:val="0"/>
        <w:spacing w:line="360" w:lineRule="auto"/>
        <w:rPr>
          <w:b w:val="1"/>
          <w:bCs w:val="1"/>
        </w:rPr>
      </w:pPr>
      <w:r w:rsidDel="00000000" w:rsidR="00000000" w:rsidRPr="00000000">
        <w:rPr>
          <w:b w:val="1"/>
          <w:bCs w:val="1"/>
          <w:rtl w:val="0"/>
        </w:rPr>
        <w:t xml:space="preserve">Response Body:</w:t>
      </w:r>
      <w:r w:rsidDel="00000000" w:rsidR="00000000" w:rsidRPr="00000000">
        <w:rPr>
          <w:rtl w:val="0"/>
        </w:rPr>
      </w:r>
    </w:p>
    <w:p w:rsidR="00000000" w:rsidDel="00000000" w:rsidP="00000000" w:rsidRDefault="00000000" w:rsidRPr="00000000" w14:paraId="00000142">
      <w:pPr>
        <w:widowControl w:val="0"/>
        <w:numPr>
          <w:ilvl w:val="0"/>
          <w:numId w:val="20"/>
        </w:numPr>
        <w:spacing w:after="0" w:afterAutospacing="0" w:before="240" w:line="360" w:lineRule="auto"/>
        <w:ind w:left="720" w:hanging="360"/>
      </w:pPr>
      <w:r w:rsidDel="00000000" w:rsidR="00000000" w:rsidRPr="00000000">
        <w:rPr>
          <w:b w:val="1"/>
          <w:bCs w:val="1"/>
          <w:rtl w:val="0"/>
        </w:rPr>
        <w:t xml:space="preserve">`status`</w:t>
      </w:r>
      <w:r w:rsidDel="00000000" w:rsidR="00000000" w:rsidRPr="00000000">
        <w:rPr>
          <w:rtl w:val="0"/>
        </w:rPr>
        <w:t xml:space="preserve"> (string): Status of the request (`success`, `error`).</w:t>
      </w:r>
      <w:r w:rsidDel="00000000" w:rsidR="00000000" w:rsidRPr="00000000">
        <w:rPr>
          <w:rtl w:val="0"/>
        </w:rPr>
      </w:r>
    </w:p>
    <w:p w:rsidR="00000000" w:rsidDel="00000000" w:rsidP="00000000" w:rsidRDefault="00000000" w:rsidRPr="00000000" w14:paraId="00000143">
      <w:pPr>
        <w:widowControl w:val="0"/>
        <w:numPr>
          <w:ilvl w:val="0"/>
          <w:numId w:val="20"/>
        </w:numPr>
        <w:spacing w:after="0" w:afterAutospacing="0" w:before="0" w:beforeAutospacing="0" w:line="360" w:lineRule="auto"/>
        <w:ind w:left="720" w:hanging="360"/>
      </w:pPr>
      <w:r w:rsidDel="00000000" w:rsidR="00000000" w:rsidRPr="00000000">
        <w:rPr>
          <w:b w:val="1"/>
          <w:bCs w:val="1"/>
          <w:rtl w:val="0"/>
        </w:rPr>
        <w:t xml:space="preserve">`response`</w:t>
      </w:r>
      <w:r w:rsidDel="00000000" w:rsidR="00000000" w:rsidRPr="00000000">
        <w:rPr>
          <w:rtl w:val="0"/>
        </w:rPr>
        <w:t xml:space="preserve"> (string or object):</w:t>
      </w:r>
      <w:r w:rsidDel="00000000" w:rsidR="00000000" w:rsidRPr="00000000">
        <w:rPr>
          <w:rtl w:val="0"/>
        </w:rPr>
      </w:r>
    </w:p>
    <w:p w:rsidR="00000000" w:rsidDel="00000000" w:rsidP="00000000" w:rsidRDefault="00000000" w:rsidRPr="00000000" w14:paraId="00000144">
      <w:pPr>
        <w:widowControl w:val="0"/>
        <w:numPr>
          <w:ilvl w:val="1"/>
          <w:numId w:val="20"/>
        </w:numPr>
        <w:spacing w:after="0" w:afterAutospacing="0" w:before="0" w:beforeAutospacing="0" w:line="360" w:lineRule="auto"/>
        <w:ind w:left="1440" w:hanging="360"/>
      </w:pPr>
      <w:r w:rsidDel="00000000" w:rsidR="00000000" w:rsidRPr="00000000">
        <w:rPr>
          <w:rtl w:val="0"/>
        </w:rPr>
        <w:t xml:space="preserve">If the request is successful, this contains the response generated by the agent.</w:t>
      </w:r>
      <w:r w:rsidDel="00000000" w:rsidR="00000000" w:rsidRPr="00000000">
        <w:rPr>
          <w:rtl w:val="0"/>
        </w:rPr>
      </w:r>
    </w:p>
    <w:p w:rsidR="00000000" w:rsidDel="00000000" w:rsidP="00000000" w:rsidRDefault="00000000" w:rsidRPr="00000000" w14:paraId="00000145">
      <w:pPr>
        <w:widowControl w:val="0"/>
        <w:numPr>
          <w:ilvl w:val="1"/>
          <w:numId w:val="20"/>
        </w:numPr>
        <w:spacing w:after="0" w:afterAutospacing="0" w:before="0" w:beforeAutospacing="0" w:line="360" w:lineRule="auto"/>
        <w:ind w:left="1440" w:hanging="360"/>
      </w:pPr>
      <w:r w:rsidDel="00000000" w:rsidR="00000000" w:rsidRPr="00000000">
        <w:rPr>
          <w:rtl w:val="0"/>
        </w:rPr>
        <w:t xml:space="preserve">The response format can be customized based on the agent and tools used.</w:t>
      </w:r>
      <w:r w:rsidDel="00000000" w:rsidR="00000000" w:rsidRPr="00000000">
        <w:rPr>
          <w:rtl w:val="0"/>
        </w:rPr>
      </w:r>
    </w:p>
    <w:p w:rsidR="00000000" w:rsidDel="00000000" w:rsidP="00000000" w:rsidRDefault="00000000" w:rsidRPr="00000000" w14:paraId="00000146">
      <w:pPr>
        <w:widowControl w:val="0"/>
        <w:numPr>
          <w:ilvl w:val="1"/>
          <w:numId w:val="20"/>
        </w:numPr>
        <w:spacing w:after="0" w:afterAutospacing="0" w:before="0" w:beforeAutospacing="0" w:line="360" w:lineRule="auto"/>
        <w:ind w:left="1440" w:hanging="360"/>
      </w:pPr>
      <w:r w:rsidDel="00000000" w:rsidR="00000000" w:rsidRPr="00000000">
        <w:rPr>
          <w:rtl w:val="0"/>
        </w:rPr>
        <w:t xml:space="preserve">If the user requests raw tool output, this can be an object containing the output of each tool.</w:t>
      </w:r>
      <w:r w:rsidDel="00000000" w:rsidR="00000000" w:rsidRPr="00000000">
        <w:rPr>
          <w:rtl w:val="0"/>
        </w:rPr>
      </w:r>
    </w:p>
    <w:p w:rsidR="00000000" w:rsidDel="00000000" w:rsidP="00000000" w:rsidRDefault="00000000" w:rsidRPr="00000000" w14:paraId="00000147">
      <w:pPr>
        <w:widowControl w:val="0"/>
        <w:numPr>
          <w:ilvl w:val="0"/>
          <w:numId w:val="20"/>
        </w:numPr>
        <w:spacing w:after="240" w:before="0" w:beforeAutospacing="0" w:line="360" w:lineRule="auto"/>
        <w:ind w:left="720" w:hanging="360"/>
      </w:pPr>
      <w:r w:rsidDel="00000000" w:rsidR="00000000" w:rsidRPr="00000000">
        <w:rPr>
          <w:b w:val="1"/>
          <w:bCs w:val="1"/>
          <w:rtl w:val="0"/>
        </w:rPr>
        <w:t xml:space="preserve">`error`</w:t>
      </w:r>
      <w:r w:rsidDel="00000000" w:rsidR="00000000" w:rsidRPr="00000000">
        <w:rPr>
          <w:rtl w:val="0"/>
        </w:rPr>
        <w:t xml:space="preserve"> (string, optional): Error message (if the request fails).</w:t>
      </w:r>
      <w:r w:rsidDel="00000000" w:rsidR="00000000" w:rsidRPr="00000000">
        <w:rPr>
          <w:rtl w:val="0"/>
        </w:rPr>
      </w:r>
    </w:p>
    <w:p w:rsidR="00000000" w:rsidDel="00000000" w:rsidP="00000000" w:rsidRDefault="00000000" w:rsidRPr="00000000" w14:paraId="00000148">
      <w:pPr>
        <w:widowControl w:val="0"/>
        <w:spacing w:line="360" w:lineRule="auto"/>
        <w:rPr>
          <w:b w:val="1"/>
          <w:bCs w:val="1"/>
        </w:rPr>
      </w:pPr>
      <w:r w:rsidDel="00000000" w:rsidR="00000000" w:rsidRPr="00000000">
        <w:rPr>
          <w:b w:val="1"/>
          <w:bCs w:val="1"/>
          <w:rtl w:val="0"/>
        </w:rPr>
        <w:t xml:space="preserve">Example Request (Using NLP Routing):</w:t>
      </w:r>
      <w:r w:rsidDel="00000000" w:rsidR="00000000" w:rsidRPr="00000000">
        <w:rPr>
          <w:rtl w:val="0"/>
        </w:rPr>
      </w:r>
    </w:p>
    <w:p w:rsidR="00000000" w:rsidDel="00000000" w:rsidP="00000000" w:rsidRDefault="00000000" w:rsidRPr="00000000" w14:paraId="00000149">
      <w:pPr>
        <w:spacing w:line="360" w:lineRule="auto"/>
        <w:ind w:left="720" w:hanging="360"/>
        <w:rPr/>
      </w:pPr>
      <w:r w:rsidDel="00000000" w:rsidR="00000000" w:rsidRPr="00000000">
        <w:rPr>
          <w:rtl w:val="0"/>
        </w:rPr>
        <w:t xml:space="preserve">POST /nrai/orchestrate</w:t>
      </w:r>
      <w:r w:rsidDel="00000000" w:rsidR="00000000" w:rsidRPr="00000000">
        <w:rPr>
          <w:rtl w:val="0"/>
        </w:rPr>
      </w:r>
    </w:p>
    <w:p w:rsidR="00000000" w:rsidDel="00000000" w:rsidP="00000000" w:rsidRDefault="00000000" w:rsidRPr="00000000" w14:paraId="0000014A">
      <w:pPr>
        <w:spacing w:line="360" w:lineRule="auto"/>
        <w:ind w:left="720" w:hanging="36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B">
      <w:pPr>
        <w:spacing w:line="360" w:lineRule="auto"/>
        <w:ind w:left="720" w:hanging="360"/>
        <w:rPr/>
      </w:pPr>
      <w:r w:rsidDel="00000000" w:rsidR="00000000" w:rsidRPr="00000000">
        <w:rPr>
          <w:rtl w:val="0"/>
        </w:rPr>
        <w:t xml:space="preserve">  </w:t>
      </w:r>
      <w:r w:rsidDel="00000000" w:rsidR="00000000" w:rsidRPr="00000000">
        <w:rPr>
          <w:rtl w:val="0"/>
        </w:rPr>
        <w:t xml:space="preserve">"prompt": "Investigate the high latency issue in my application.",</w:t>
      </w:r>
      <w:r w:rsidDel="00000000" w:rsidR="00000000" w:rsidRPr="00000000">
        <w:rPr>
          <w:rtl w:val="0"/>
        </w:rPr>
      </w:r>
    </w:p>
    <w:p w:rsidR="00000000" w:rsidDel="00000000" w:rsidP="00000000" w:rsidRDefault="00000000" w:rsidRPr="00000000" w14:paraId="0000014C">
      <w:pPr>
        <w:spacing w:line="360" w:lineRule="auto"/>
        <w:ind w:left="720" w:hanging="360"/>
        <w:rPr/>
      </w:pPr>
      <w:r w:rsidDel="00000000" w:rsidR="00000000" w:rsidRPr="00000000">
        <w:rPr>
          <w:rtl w:val="0"/>
        </w:rPr>
        <w:t xml:space="preserve">  </w:t>
      </w:r>
      <w:r w:rsidDel="00000000" w:rsidR="00000000" w:rsidRPr="00000000">
        <w:rPr>
          <w:rtl w:val="0"/>
        </w:rPr>
        <w:t xml:space="preserve">"context": {</w:t>
      </w:r>
      <w:r w:rsidDel="00000000" w:rsidR="00000000" w:rsidRPr="00000000">
        <w:rPr>
          <w:rtl w:val="0"/>
        </w:rPr>
      </w:r>
    </w:p>
    <w:p w:rsidR="00000000" w:rsidDel="00000000" w:rsidP="00000000" w:rsidRDefault="00000000" w:rsidRPr="00000000" w14:paraId="0000014D">
      <w:pPr>
        <w:spacing w:line="360" w:lineRule="auto"/>
        <w:ind w:left="720" w:hanging="360"/>
        <w:rPr/>
      </w:pPr>
      <w:r w:rsidDel="00000000" w:rsidR="00000000" w:rsidRPr="00000000">
        <w:rPr>
          <w:rtl w:val="0"/>
        </w:rPr>
        <w:t xml:space="preserve">    </w:t>
      </w:r>
      <w:r w:rsidDel="00000000" w:rsidR="00000000" w:rsidRPr="00000000">
        <w:rPr>
          <w:rtl w:val="0"/>
        </w:rPr>
        <w:t xml:space="preserve">"userId": "12345",</w:t>
      </w:r>
      <w:r w:rsidDel="00000000" w:rsidR="00000000" w:rsidRPr="00000000">
        <w:rPr>
          <w:rtl w:val="0"/>
        </w:rPr>
      </w:r>
    </w:p>
    <w:p w:rsidR="00000000" w:rsidDel="00000000" w:rsidP="00000000" w:rsidRDefault="00000000" w:rsidRPr="00000000" w14:paraId="0000014E">
      <w:pPr>
        <w:spacing w:line="360" w:lineRule="auto"/>
        <w:ind w:left="720" w:hanging="360"/>
        <w:rPr/>
      </w:pPr>
      <w:r w:rsidDel="00000000" w:rsidR="00000000" w:rsidRPr="00000000">
        <w:rPr>
          <w:rtl w:val="0"/>
        </w:rPr>
        <w:t xml:space="preserve">    </w:t>
      </w:r>
      <w:r w:rsidDel="00000000" w:rsidR="00000000" w:rsidRPr="00000000">
        <w:rPr>
          <w:rtl w:val="0"/>
        </w:rPr>
        <w:t xml:space="preserve">"sessionId": "abcde",</w:t>
      </w:r>
      <w:r w:rsidDel="00000000" w:rsidR="00000000" w:rsidRPr="00000000">
        <w:rPr>
          <w:rtl w:val="0"/>
        </w:rPr>
      </w:r>
    </w:p>
    <w:p w:rsidR="00000000" w:rsidDel="00000000" w:rsidP="00000000" w:rsidRDefault="00000000" w:rsidRPr="00000000" w14:paraId="0000014F">
      <w:pPr>
        <w:spacing w:line="360" w:lineRule="auto"/>
        <w:ind w:left="720" w:hanging="360"/>
        <w:rPr/>
      </w:pPr>
      <w:r w:rsidDel="00000000" w:rsidR="00000000" w:rsidRPr="00000000">
        <w:rPr>
          <w:rtl w:val="0"/>
        </w:rPr>
        <w:t xml:space="preserve">    </w:t>
      </w:r>
      <w:r w:rsidDel="00000000" w:rsidR="00000000" w:rsidRPr="00000000">
        <w:rPr>
          <w:rtl w:val="0"/>
        </w:rPr>
        <w:t xml:space="preserve">"applicationData": { ... }</w:t>
      </w:r>
      <w:r w:rsidDel="00000000" w:rsidR="00000000" w:rsidRPr="00000000">
        <w:rPr>
          <w:rtl w:val="0"/>
        </w:rPr>
      </w:r>
    </w:p>
    <w:p w:rsidR="00000000" w:rsidDel="00000000" w:rsidP="00000000" w:rsidRDefault="00000000" w:rsidRPr="00000000" w14:paraId="00000150">
      <w:pPr>
        <w:spacing w:line="360" w:lineRule="auto"/>
        <w:ind w:left="720" w:hanging="360"/>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1">
      <w:pPr>
        <w:spacing w:line="360" w:lineRule="auto"/>
        <w:ind w:left="720" w:hanging="36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2">
      <w:pPr>
        <w:spacing w:line="360" w:lineRule="auto"/>
        <w:ind w:left="720" w:hanging="360"/>
        <w:rPr>
          <w:b w:val="1"/>
          <w:bCs w:val="1"/>
        </w:rPr>
      </w:pPr>
      <w:r w:rsidDel="00000000" w:rsidR="00000000" w:rsidRPr="00000000">
        <w:rPr>
          <w:b w:val="1"/>
          <w:bCs w:val="1"/>
          <w:rtl w:val="0"/>
        </w:rPr>
        <w:t xml:space="preserve">Example Request (Specifying Agent and Tools):</w:t>
      </w:r>
      <w:r w:rsidDel="00000000" w:rsidR="00000000" w:rsidRPr="00000000">
        <w:rPr>
          <w:rtl w:val="0"/>
        </w:rPr>
      </w:r>
    </w:p>
    <w:p w:rsidR="00000000" w:rsidDel="00000000" w:rsidP="00000000" w:rsidRDefault="00000000" w:rsidRPr="00000000" w14:paraId="00000153">
      <w:pPr>
        <w:spacing w:line="360" w:lineRule="auto"/>
        <w:ind w:left="720" w:hanging="360"/>
        <w:rPr/>
      </w:pPr>
      <w:r w:rsidDel="00000000" w:rsidR="00000000" w:rsidRPr="00000000">
        <w:rPr>
          <w:rtl w:val="0"/>
        </w:rPr>
        <w:t xml:space="preserve">POST /nrai/orchestrate</w:t>
      </w:r>
      <w:r w:rsidDel="00000000" w:rsidR="00000000" w:rsidRPr="00000000">
        <w:rPr>
          <w:rtl w:val="0"/>
        </w:rPr>
      </w:r>
    </w:p>
    <w:p w:rsidR="00000000" w:rsidDel="00000000" w:rsidP="00000000" w:rsidRDefault="00000000" w:rsidRPr="00000000" w14:paraId="00000154">
      <w:pPr>
        <w:spacing w:line="360" w:lineRule="auto"/>
        <w:ind w:left="720" w:hanging="36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5">
      <w:pPr>
        <w:spacing w:line="360" w:lineRule="auto"/>
        <w:ind w:left="720" w:hanging="360"/>
        <w:rPr/>
      </w:pPr>
      <w:r w:rsidDel="00000000" w:rsidR="00000000" w:rsidRPr="00000000">
        <w:rPr>
          <w:rtl w:val="0"/>
        </w:rPr>
        <w:t xml:space="preserve">  </w:t>
      </w:r>
      <w:r w:rsidDel="00000000" w:rsidR="00000000" w:rsidRPr="00000000">
        <w:rPr>
          <w:rtl w:val="0"/>
        </w:rPr>
        <w:t xml:space="preserve">"prompt": "Summarize the recent changes in my application.",</w:t>
      </w:r>
      <w:r w:rsidDel="00000000" w:rsidR="00000000" w:rsidRPr="00000000">
        <w:rPr>
          <w:rtl w:val="0"/>
        </w:rPr>
      </w:r>
    </w:p>
    <w:p w:rsidR="00000000" w:rsidDel="00000000" w:rsidP="00000000" w:rsidRDefault="00000000" w:rsidRPr="00000000" w14:paraId="00000156">
      <w:pPr>
        <w:spacing w:line="360" w:lineRule="auto"/>
        <w:ind w:left="720" w:hanging="360"/>
        <w:rPr/>
      </w:pPr>
      <w:r w:rsidDel="00000000" w:rsidR="00000000" w:rsidRPr="00000000">
        <w:rPr>
          <w:rtl w:val="0"/>
        </w:rPr>
        <w:t xml:space="preserve">  </w:t>
      </w:r>
      <w:r w:rsidDel="00000000" w:rsidR="00000000" w:rsidRPr="00000000">
        <w:rPr>
          <w:rtl w:val="0"/>
        </w:rPr>
        <w:t xml:space="preserve">"agent": "change_analysis_agent",</w:t>
      </w:r>
      <w:r w:rsidDel="00000000" w:rsidR="00000000" w:rsidRPr="00000000">
        <w:rPr>
          <w:rtl w:val="0"/>
        </w:rPr>
      </w:r>
    </w:p>
    <w:p w:rsidR="00000000" w:rsidDel="00000000" w:rsidP="00000000" w:rsidRDefault="00000000" w:rsidRPr="00000000" w14:paraId="00000157">
      <w:pPr>
        <w:spacing w:line="360" w:lineRule="auto"/>
        <w:ind w:left="720" w:hanging="360"/>
        <w:rPr/>
      </w:pPr>
      <w:r w:rsidDel="00000000" w:rsidR="00000000" w:rsidRPr="00000000">
        <w:rPr>
          <w:rtl w:val="0"/>
        </w:rPr>
        <w:t xml:space="preserve">  </w:t>
      </w:r>
      <w:r w:rsidDel="00000000" w:rsidR="00000000" w:rsidRPr="00000000">
        <w:rPr>
          <w:rtl w:val="0"/>
        </w:rPr>
        <w:t xml:space="preserve">"tools": ["change_intelligence_tool"]</w:t>
      </w:r>
      <w:r w:rsidDel="00000000" w:rsidR="00000000" w:rsidRPr="00000000">
        <w:rPr>
          <w:rtl w:val="0"/>
        </w:rPr>
      </w:r>
    </w:p>
    <w:p w:rsidR="00000000" w:rsidDel="00000000" w:rsidP="00000000" w:rsidRDefault="00000000" w:rsidRPr="00000000" w14:paraId="00000158">
      <w:pPr>
        <w:spacing w:line="360" w:lineRule="auto"/>
        <w:ind w:left="720" w:hanging="36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9">
      <w:pPr>
        <w:spacing w:line="360" w:lineRule="auto"/>
        <w:ind w:left="720" w:hanging="360"/>
        <w:rPr>
          <w:b w:val="1"/>
          <w:bCs w:val="1"/>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15A">
      <w:pPr>
        <w:widowControl w:val="0"/>
        <w:numPr>
          <w:ilvl w:val="0"/>
          <w:numId w:val="38"/>
        </w:numPr>
        <w:spacing w:after="0" w:afterAutospacing="0" w:before="240" w:line="360" w:lineRule="auto"/>
        <w:ind w:left="720" w:hanging="360"/>
      </w:pPr>
      <w:r w:rsidDel="00000000" w:rsidR="00000000" w:rsidRPr="00000000">
        <w:rPr>
          <w:rtl w:val="0"/>
        </w:rPr>
        <w:t xml:space="preserve">The API should return appropriate HTTP status codes (e.g., 400 for invalid requests, 500 for internal server errors).</w:t>
      </w:r>
      <w:r w:rsidDel="00000000" w:rsidR="00000000" w:rsidRPr="00000000">
        <w:rPr>
          <w:rtl w:val="0"/>
        </w:rPr>
      </w:r>
    </w:p>
    <w:p w:rsidR="00000000" w:rsidDel="00000000" w:rsidP="00000000" w:rsidRDefault="00000000" w:rsidRPr="00000000" w14:paraId="0000015B">
      <w:pPr>
        <w:widowControl w:val="0"/>
        <w:numPr>
          <w:ilvl w:val="0"/>
          <w:numId w:val="38"/>
        </w:numPr>
        <w:spacing w:after="240" w:before="0" w:beforeAutospacing="0" w:line="360" w:lineRule="auto"/>
        <w:ind w:left="720" w:hanging="360"/>
      </w:pPr>
      <w:r w:rsidDel="00000000" w:rsidR="00000000" w:rsidRPr="00000000">
        <w:rPr>
          <w:rtl w:val="0"/>
        </w:rPr>
        <w:t xml:space="preserve">Error messages should be clear and informative.</w:t>
      </w:r>
      <w:r w:rsidDel="00000000" w:rsidR="00000000" w:rsidRPr="00000000">
        <w:rPr>
          <w:rtl w:val="0"/>
        </w:rPr>
      </w:r>
    </w:p>
    <w:p w:rsidR="00000000" w:rsidDel="00000000" w:rsidP="00000000" w:rsidRDefault="00000000" w:rsidRPr="00000000" w14:paraId="0000015C">
      <w:pPr>
        <w:widowControl w:val="0"/>
        <w:spacing w:line="360" w:lineRule="auto"/>
        <w:rPr>
          <w:b w:val="1"/>
          <w:bCs w:val="1"/>
        </w:rPr>
      </w:pPr>
      <w:r w:rsidDel="00000000" w:rsidR="00000000" w:rsidRPr="00000000">
        <w:rPr>
          <w:b w:val="1"/>
          <w:bCs w:val="1"/>
          <w:rtl w:val="0"/>
        </w:rPr>
        <w:t xml:space="preserve">Authentication and Authorization:</w:t>
      </w:r>
      <w:r w:rsidDel="00000000" w:rsidR="00000000" w:rsidRPr="00000000">
        <w:rPr>
          <w:rtl w:val="0"/>
        </w:rPr>
      </w:r>
    </w:p>
    <w:p w:rsidR="00000000" w:rsidDel="00000000" w:rsidP="00000000" w:rsidRDefault="00000000" w:rsidRPr="00000000" w14:paraId="0000015D">
      <w:pPr>
        <w:widowControl w:val="0"/>
        <w:numPr>
          <w:ilvl w:val="0"/>
          <w:numId w:val="22"/>
        </w:numPr>
        <w:spacing w:after="0" w:afterAutospacing="0" w:before="240" w:line="360" w:lineRule="auto"/>
        <w:ind w:left="720" w:hanging="360"/>
      </w:pPr>
      <w:r w:rsidDel="00000000" w:rsidR="00000000" w:rsidRPr="00000000">
        <w:rPr>
          <w:rtl w:val="0"/>
        </w:rPr>
        <w:t xml:space="preserve">The API should use appropriate authentication mechanisms (e.g., API keys, OAuth) to verify the identity of the caller.</w:t>
      </w:r>
      <w:r w:rsidDel="00000000" w:rsidR="00000000" w:rsidRPr="00000000">
        <w:rPr>
          <w:rtl w:val="0"/>
        </w:rPr>
      </w:r>
    </w:p>
    <w:p w:rsidR="00000000" w:rsidDel="00000000" w:rsidP="00000000" w:rsidRDefault="00000000" w:rsidRPr="00000000" w14:paraId="0000015E">
      <w:pPr>
        <w:widowControl w:val="0"/>
        <w:numPr>
          <w:ilvl w:val="0"/>
          <w:numId w:val="22"/>
        </w:numPr>
        <w:spacing w:after="240" w:before="0" w:beforeAutospacing="0" w:line="360" w:lineRule="auto"/>
        <w:ind w:left="720" w:hanging="360"/>
      </w:pPr>
      <w:r w:rsidDel="00000000" w:rsidR="00000000" w:rsidRPr="00000000">
        <w:rPr>
          <w:rtl w:val="0"/>
        </w:rPr>
        <w:t xml:space="preserve">Authorization mechanisms should be implemented to ensure that users only have access to the data and resources they are permitted to use.</w:t>
      </w:r>
      <w:r w:rsidDel="00000000" w:rsidR="00000000" w:rsidRPr="00000000">
        <w:rPr>
          <w:rtl w:val="0"/>
        </w:rPr>
      </w:r>
    </w:p>
    <w:p w:rsidR="00000000" w:rsidDel="00000000" w:rsidP="00000000" w:rsidRDefault="00000000" w:rsidRPr="00000000" w14:paraId="0000015F">
      <w:pPr>
        <w:widowControl w:val="0"/>
        <w:spacing w:line="360" w:lineRule="auto"/>
        <w:rPr>
          <w:b w:val="1"/>
          <w:bCs w:val="1"/>
        </w:rPr>
      </w:pPr>
      <w:r w:rsidDel="00000000" w:rsidR="00000000" w:rsidRPr="00000000">
        <w:rPr>
          <w:b w:val="1"/>
          <w:bCs w:val="1"/>
          <w:rtl w:val="0"/>
        </w:rPr>
        <w:t xml:space="preserve">Rate Limiting:</w:t>
      </w:r>
      <w:r w:rsidDel="00000000" w:rsidR="00000000" w:rsidRPr="00000000">
        <w:rPr>
          <w:rtl w:val="0"/>
        </w:rPr>
      </w:r>
    </w:p>
    <w:p w:rsidR="00000000" w:rsidDel="00000000" w:rsidP="00000000" w:rsidRDefault="00000000" w:rsidRPr="00000000" w14:paraId="00000160">
      <w:pPr>
        <w:widowControl w:val="0"/>
        <w:numPr>
          <w:ilvl w:val="0"/>
          <w:numId w:val="28"/>
        </w:numPr>
        <w:spacing w:after="240" w:before="240" w:line="360" w:lineRule="auto"/>
        <w:ind w:left="720" w:hanging="360"/>
      </w:pPr>
      <w:commentRangeStart w:id="33"/>
      <w:r w:rsidDel="00000000" w:rsidR="00000000" w:rsidRPr="00000000">
        <w:rPr>
          <w:rtl w:val="0"/>
        </w:rPr>
        <w:t xml:space="preserve">Rate limiting should be implemented to prevent abuse and ensure fair usage of the API.</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61">
      <w:pPr>
        <w:widowControl w:val="0"/>
        <w:spacing w:line="360" w:lineRule="auto"/>
        <w:rPr>
          <w:b w:val="1"/>
          <w:bCs w:val="1"/>
        </w:rPr>
      </w:pPr>
      <w:r w:rsidDel="00000000" w:rsidR="00000000" w:rsidRPr="00000000">
        <w:rPr>
          <w:b w:val="1"/>
          <w:bCs w:val="1"/>
          <w:rtl w:val="0"/>
        </w:rPr>
        <w:t xml:space="preserve">Versioning:</w:t>
      </w:r>
      <w:r w:rsidDel="00000000" w:rsidR="00000000" w:rsidRPr="00000000">
        <w:rPr>
          <w:rtl w:val="0"/>
        </w:rPr>
      </w:r>
    </w:p>
    <w:p w:rsidR="00000000" w:rsidDel="00000000" w:rsidP="00000000" w:rsidRDefault="00000000" w:rsidRPr="00000000" w14:paraId="00000162">
      <w:pPr>
        <w:widowControl w:val="0"/>
        <w:numPr>
          <w:ilvl w:val="0"/>
          <w:numId w:val="19"/>
        </w:numPr>
        <w:spacing w:after="240" w:before="240" w:line="360" w:lineRule="auto"/>
        <w:ind w:left="720" w:hanging="360"/>
      </w:pPr>
      <w:r w:rsidDel="00000000" w:rsidR="00000000" w:rsidRPr="00000000">
        <w:rPr>
          <w:rtl w:val="0"/>
        </w:rPr>
        <w:t xml:space="preserve">The API should be versioned to allow for future updates and changes without breaking existing integrations.</w:t>
      </w:r>
      <w:r w:rsidDel="00000000" w:rsidR="00000000" w:rsidRPr="00000000">
        <w:rPr>
          <w:rtl w:val="0"/>
        </w:rPr>
      </w:r>
    </w:p>
    <w:p w:rsidR="00000000" w:rsidDel="00000000" w:rsidP="00000000" w:rsidRDefault="00000000" w:rsidRPr="00000000" w14:paraId="00000163">
      <w:pPr>
        <w:widowControl w:val="0"/>
        <w:spacing w:line="360" w:lineRule="auto"/>
        <w:rPr>
          <w:b w:val="1"/>
          <w:bCs w:val="1"/>
        </w:rPr>
      </w:pPr>
      <w:r w:rsidDel="00000000" w:rsidR="00000000" w:rsidRPr="00000000">
        <w:rPr>
          <w:b w:val="1"/>
          <w:bCs w:val="1"/>
          <w:rtl w:val="0"/>
        </w:rPr>
        <w:t xml:space="preserve">Additional Considerations:</w:t>
      </w:r>
      <w:r w:rsidDel="00000000" w:rsidR="00000000" w:rsidRPr="00000000">
        <w:rPr>
          <w:rtl w:val="0"/>
        </w:rPr>
      </w:r>
    </w:p>
    <w:p w:rsidR="00000000" w:rsidDel="00000000" w:rsidP="00000000" w:rsidRDefault="00000000" w:rsidRPr="00000000" w14:paraId="00000164">
      <w:pPr>
        <w:widowControl w:val="0"/>
        <w:numPr>
          <w:ilvl w:val="0"/>
          <w:numId w:val="43"/>
        </w:numPr>
        <w:spacing w:after="0" w:afterAutospacing="0" w:before="240" w:line="360" w:lineRule="auto"/>
        <w:ind w:left="720" w:hanging="360"/>
      </w:pPr>
      <w:r w:rsidDel="00000000" w:rsidR="00000000" w:rsidRPr="00000000">
        <w:rPr>
          <w:b w:val="1"/>
          <w:bCs w:val="1"/>
          <w:rtl w:val="0"/>
        </w:rPr>
        <w:t xml:space="preserve">Streaming Responses:</w:t>
      </w:r>
      <w:r w:rsidDel="00000000" w:rsidR="00000000" w:rsidRPr="00000000">
        <w:rPr>
          <w:rtl w:val="0"/>
        </w:rPr>
        <w:t xml:space="preserve"> For long-running tasks, the API could support streaming responses to provide real-time updates to the user.</w:t>
      </w:r>
      <w:r w:rsidDel="00000000" w:rsidR="00000000" w:rsidRPr="00000000">
        <w:rPr>
          <w:rtl w:val="0"/>
        </w:rPr>
      </w:r>
    </w:p>
    <w:p w:rsidR="00000000" w:rsidDel="00000000" w:rsidP="00000000" w:rsidRDefault="00000000" w:rsidRPr="00000000" w14:paraId="00000165">
      <w:pPr>
        <w:widowControl w:val="0"/>
        <w:numPr>
          <w:ilvl w:val="0"/>
          <w:numId w:val="43"/>
        </w:numPr>
        <w:spacing w:after="0" w:afterAutospacing="0" w:before="0" w:beforeAutospacing="0" w:line="360" w:lineRule="auto"/>
        <w:ind w:left="720" w:hanging="360"/>
      </w:pPr>
      <w:r w:rsidDel="00000000" w:rsidR="00000000" w:rsidRPr="00000000">
        <w:rPr>
          <w:b w:val="1"/>
          <w:bCs w:val="1"/>
          <w:rtl w:val="0"/>
        </w:rPr>
        <w:t xml:space="preserve">Webhooks:</w:t>
      </w:r>
      <w:r w:rsidDel="00000000" w:rsidR="00000000" w:rsidRPr="00000000">
        <w:rPr>
          <w:rtl w:val="0"/>
        </w:rPr>
        <w:t xml:space="preserve"> Webhooks could be used to notify external applications of events or changes.</w:t>
      </w:r>
      <w:r w:rsidDel="00000000" w:rsidR="00000000" w:rsidRPr="00000000">
        <w:rPr>
          <w:rtl w:val="0"/>
        </w:rPr>
      </w:r>
    </w:p>
    <w:p w:rsidR="00000000" w:rsidDel="00000000" w:rsidP="00000000" w:rsidRDefault="00000000" w:rsidRPr="00000000" w14:paraId="00000166">
      <w:pPr>
        <w:widowControl w:val="0"/>
        <w:numPr>
          <w:ilvl w:val="0"/>
          <w:numId w:val="43"/>
        </w:numPr>
        <w:spacing w:after="0" w:afterAutospacing="0" w:before="0" w:beforeAutospacing="0" w:line="360" w:lineRule="auto"/>
        <w:ind w:left="720" w:hanging="360"/>
      </w:pPr>
      <w:r w:rsidDel="00000000" w:rsidR="00000000" w:rsidRPr="00000000">
        <w:rPr>
          <w:b w:val="1"/>
          <w:bCs w:val="1"/>
          <w:rtl w:val="0"/>
        </w:rPr>
        <w:t xml:space="preserve">Metrics and Monitoring:</w:t>
      </w:r>
      <w:r w:rsidDel="00000000" w:rsidR="00000000" w:rsidRPr="00000000">
        <w:rPr>
          <w:rtl w:val="0"/>
        </w:rPr>
        <w:t xml:space="preserve"> Metrics should be collected to track API usage and performance.</w:t>
      </w:r>
      <w:r w:rsidDel="00000000" w:rsidR="00000000" w:rsidRPr="00000000">
        <w:rPr>
          <w:rtl w:val="0"/>
        </w:rPr>
      </w:r>
    </w:p>
    <w:p w:rsidR="00000000" w:rsidDel="00000000" w:rsidP="00000000" w:rsidRDefault="00000000" w:rsidRPr="00000000" w14:paraId="00000167">
      <w:pPr>
        <w:widowControl w:val="0"/>
        <w:numPr>
          <w:ilvl w:val="0"/>
          <w:numId w:val="43"/>
        </w:numPr>
        <w:spacing w:after="240" w:before="0" w:beforeAutospacing="0" w:line="360" w:lineRule="auto"/>
        <w:ind w:left="720" w:hanging="360"/>
      </w:pPr>
      <w:r w:rsidDel="00000000" w:rsidR="00000000" w:rsidRPr="00000000">
        <w:rPr>
          <w:b w:val="1"/>
          <w:bCs w:val="1"/>
          <w:rtl w:val="0"/>
        </w:rPr>
        <w:t xml:space="preserve">Documentation:</w:t>
      </w:r>
      <w:r w:rsidDel="00000000" w:rsidR="00000000" w:rsidRPr="00000000">
        <w:rPr>
          <w:rtl w:val="0"/>
        </w:rPr>
        <w:t xml:space="preserve"> Clear and comprehensive documentation should be provided to help developers understand and use the API.</w:t>
      </w:r>
      <w:r w:rsidDel="00000000" w:rsidR="00000000" w:rsidRPr="00000000">
        <w:rPr>
          <w:rtl w:val="0"/>
        </w:rPr>
      </w:r>
    </w:p>
    <w:p w:rsidR="00000000" w:rsidDel="00000000" w:rsidP="00000000" w:rsidRDefault="00000000" w:rsidRPr="00000000" w14:paraId="00000168">
      <w:pPr>
        <w:widowControl w:val="0"/>
        <w:spacing w:line="360" w:lineRule="auto"/>
        <w:rPr/>
      </w:pPr>
      <w:r w:rsidDel="00000000" w:rsidR="00000000" w:rsidRPr="00000000">
        <w:rPr>
          <w:b w:val="1"/>
          <w:bCs w:val="1"/>
          <w:rtl w:val="0"/>
        </w:rPr>
        <w:t xml:space="preserve">Note:</w:t>
      </w:r>
      <w:r w:rsidDel="00000000" w:rsidR="00000000" w:rsidRPr="00000000">
        <w:rPr>
          <w:rtl w:val="0"/>
        </w:rPr>
        <w:t xml:space="preserve"> This is a draft API spec and may require further refinement and customization based on specific use cases and requirements.</w:t>
      </w:r>
      <w:r w:rsidDel="00000000" w:rsidR="00000000" w:rsidRPr="00000000">
        <w:rPr>
          <w:rtl w:val="0"/>
        </w:rPr>
      </w:r>
    </w:p>
    <w:bookmarkStart w:colFirst="0" w:colLast="0" w:name="r5vrw3fhvlvg" w:id="34"/>
    <w:bookmarkEnd w:id="34"/>
    <w:p w:rsidR="00000000" w:rsidDel="00000000" w:rsidP="00000000" w:rsidRDefault="00000000" w:rsidRPr="00000000" w14:paraId="00000169">
      <w:pPr>
        <w:pStyle w:val="Heading1"/>
        <w:spacing w:line="360" w:lineRule="auto"/>
        <w:rPr/>
      </w:pPr>
      <w:bookmarkStart w:colFirst="0" w:colLast="0" w:name="_vblaxmr3a4co" w:id="35"/>
      <w:bookmarkEnd w:id="35"/>
      <w:r w:rsidDel="00000000" w:rsidR="00000000" w:rsidRPr="00000000">
        <w:rPr>
          <w:rtl w:val="0"/>
        </w:rPr>
        <w:t xml:space="preserve">Agent &amp; Tool Evaluation Pipeline</w:t>
      </w:r>
    </w:p>
    <w:p w:rsidR="00000000" w:rsidDel="00000000" w:rsidP="00000000" w:rsidRDefault="00000000" w:rsidRPr="00000000" w14:paraId="0000016A">
      <w:pPr>
        <w:rPr/>
      </w:pPr>
      <w:r w:rsidDel="00000000" w:rsidR="00000000" w:rsidRPr="00000000">
        <w:rPr>
          <w:rtl w:val="0"/>
        </w:rPr>
        <w:t xml:space="preserve">Evaluation Pipeline Overview for NL2NRQL</w:t>
      </w:r>
    </w:p>
    <w:p w:rsidR="00000000" w:rsidDel="00000000" w:rsidP="00000000" w:rsidRDefault="00000000" w:rsidRPr="00000000" w14:paraId="0000016B">
      <w:pPr>
        <w:numPr>
          <w:ilvl w:val="0"/>
          <w:numId w:val="41"/>
        </w:numPr>
        <w:ind w:left="720" w:hanging="360"/>
        <w:rPr>
          <w:u w:val="none"/>
        </w:rPr>
      </w:pPr>
      <w:r w:rsidDel="00000000" w:rsidR="00000000" w:rsidRPr="00000000">
        <w:rPr>
          <w:rtl w:val="0"/>
        </w:rPr>
        <w:t xml:space="preserve">Types of Evaluation Currently Implemented</w:t>
      </w:r>
    </w:p>
    <w:p w:rsidR="00000000" w:rsidDel="00000000" w:rsidP="00000000" w:rsidRDefault="00000000" w:rsidRPr="00000000" w14:paraId="0000016C">
      <w:pPr>
        <w:numPr>
          <w:ilvl w:val="1"/>
          <w:numId w:val="41"/>
        </w:numPr>
        <w:ind w:left="1440" w:hanging="360"/>
        <w:rPr>
          <w:u w:val="none"/>
        </w:rPr>
      </w:pPr>
      <w:r w:rsidDel="00000000" w:rsidR="00000000" w:rsidRPr="00000000">
        <w:rPr>
          <w:rtl w:val="0"/>
        </w:rPr>
        <w:t xml:space="preserve">LLM-as-a-Judge: LLMs used to quantify quality</w:t>
      </w:r>
    </w:p>
    <w:p w:rsidR="00000000" w:rsidDel="00000000" w:rsidP="00000000" w:rsidRDefault="00000000" w:rsidRPr="00000000" w14:paraId="0000016D">
      <w:pPr>
        <w:numPr>
          <w:ilvl w:val="1"/>
          <w:numId w:val="41"/>
        </w:numPr>
        <w:ind w:left="1440" w:hanging="360"/>
        <w:rPr>
          <w:u w:val="none"/>
        </w:rPr>
      </w:pPr>
      <w:r w:rsidDel="00000000" w:rsidR="00000000" w:rsidRPr="00000000">
        <w:rPr>
          <w:rtl w:val="0"/>
        </w:rPr>
        <w:t xml:space="preserve">User Ratings: User thumbs up or down to quantify quality</w:t>
      </w:r>
    </w:p>
    <w:p w:rsidR="00000000" w:rsidDel="00000000" w:rsidP="00000000" w:rsidRDefault="00000000" w:rsidRPr="00000000" w14:paraId="0000016E">
      <w:pPr>
        <w:numPr>
          <w:ilvl w:val="1"/>
          <w:numId w:val="41"/>
        </w:numPr>
        <w:ind w:left="1440" w:hanging="360"/>
        <w:rPr>
          <w:u w:val="none"/>
        </w:rPr>
      </w:pPr>
      <w:r w:rsidDel="00000000" w:rsidR="00000000" w:rsidRPr="00000000">
        <w:rPr>
          <w:rtl w:val="0"/>
        </w:rPr>
        <w:t xml:space="preserve">Offline: Compare against test set to quantify quality. Currently using</w:t>
      </w:r>
    </w:p>
    <w:p w:rsidR="00000000" w:rsidDel="00000000" w:rsidP="00000000" w:rsidRDefault="00000000" w:rsidRPr="00000000" w14:paraId="0000016F">
      <w:pPr>
        <w:numPr>
          <w:ilvl w:val="0"/>
          <w:numId w:val="41"/>
        </w:numPr>
        <w:ind w:left="720" w:hanging="360"/>
        <w:rPr>
          <w:u w:val="none"/>
        </w:rPr>
      </w:pPr>
      <w:r w:rsidDel="00000000" w:rsidR="00000000" w:rsidRPr="00000000">
        <w:rPr>
          <w:rtl w:val="0"/>
        </w:rPr>
        <w:t xml:space="preserve">Automation</w:t>
      </w:r>
    </w:p>
    <w:p w:rsidR="00000000" w:rsidDel="00000000" w:rsidP="00000000" w:rsidRDefault="00000000" w:rsidRPr="00000000" w14:paraId="00000170">
      <w:pPr>
        <w:numPr>
          <w:ilvl w:val="1"/>
          <w:numId w:val="41"/>
        </w:numPr>
        <w:ind w:left="1440" w:hanging="360"/>
        <w:rPr>
          <w:u w:val="none"/>
        </w:rPr>
      </w:pPr>
      <w:r w:rsidDel="00000000" w:rsidR="00000000" w:rsidRPr="00000000">
        <w:rPr>
          <w:rtl w:val="0"/>
        </w:rPr>
        <w:t xml:space="preserve">Automated data collection with dashboards</w:t>
      </w:r>
    </w:p>
    <w:p w:rsidR="00000000" w:rsidDel="00000000" w:rsidP="00000000" w:rsidRDefault="00000000" w:rsidRPr="00000000" w14:paraId="00000171">
      <w:pPr>
        <w:numPr>
          <w:ilvl w:val="1"/>
          <w:numId w:val="41"/>
        </w:numPr>
        <w:ind w:left="1440" w:hanging="360"/>
        <w:rPr>
          <w:u w:val="none"/>
        </w:rPr>
      </w:pPr>
      <w:r w:rsidDel="00000000" w:rsidR="00000000" w:rsidRPr="00000000">
        <w:rPr>
          <w:rtl w:val="0"/>
        </w:rPr>
        <w:t xml:space="preserve">Offline evaluation run as part of scheduled (semi-weekly) job</w:t>
      </w:r>
    </w:p>
    <w:p w:rsidR="00000000" w:rsidDel="00000000" w:rsidP="00000000" w:rsidRDefault="00000000" w:rsidRPr="00000000" w14:paraId="00000172">
      <w:pPr>
        <w:numPr>
          <w:ilvl w:val="0"/>
          <w:numId w:val="41"/>
        </w:numPr>
        <w:ind w:left="720" w:hanging="360"/>
        <w:rPr>
          <w:u w:val="none"/>
        </w:rPr>
      </w:pPr>
      <w:r w:rsidDel="00000000" w:rsidR="00000000" w:rsidRPr="00000000">
        <w:rPr>
          <w:rtl w:val="0"/>
        </w:rPr>
        <w:t xml:space="preserve">Action Plan</w:t>
      </w:r>
    </w:p>
    <w:p w:rsidR="00000000" w:rsidDel="00000000" w:rsidP="00000000" w:rsidRDefault="00000000" w:rsidRPr="00000000" w14:paraId="00000173">
      <w:pPr>
        <w:numPr>
          <w:ilvl w:val="1"/>
          <w:numId w:val="41"/>
        </w:numPr>
        <w:ind w:left="1440" w:hanging="360"/>
        <w:rPr>
          <w:u w:val="none"/>
        </w:rPr>
      </w:pPr>
      <w:r w:rsidDel="00000000" w:rsidR="00000000" w:rsidRPr="00000000">
        <w:rPr>
          <w:rtl w:val="0"/>
        </w:rPr>
        <w:t xml:space="preserve">Support for Evaluation of other Tools/Agents</w:t>
      </w:r>
    </w:p>
    <w:p w:rsidR="00000000" w:rsidDel="00000000" w:rsidP="00000000" w:rsidRDefault="00000000" w:rsidRPr="00000000" w14:paraId="00000174">
      <w:pPr>
        <w:numPr>
          <w:ilvl w:val="2"/>
          <w:numId w:val="41"/>
        </w:numPr>
        <w:ind w:left="2160" w:hanging="360"/>
        <w:rPr>
          <w:u w:val="none"/>
        </w:rPr>
      </w:pPr>
      <w:r w:rsidDel="00000000" w:rsidR="00000000" w:rsidRPr="00000000">
        <w:rPr>
          <w:rtl w:val="0"/>
        </w:rPr>
        <w:t xml:space="preserve">Tool Selection: Similar to NL2NRQL</w:t>
      </w:r>
    </w:p>
    <w:p w:rsidR="00000000" w:rsidDel="00000000" w:rsidP="00000000" w:rsidRDefault="00000000" w:rsidRPr="00000000" w14:paraId="00000175">
      <w:pPr>
        <w:numPr>
          <w:ilvl w:val="2"/>
          <w:numId w:val="41"/>
        </w:numPr>
        <w:ind w:left="2160" w:hanging="360"/>
        <w:rPr>
          <w:u w:val="none"/>
        </w:rPr>
      </w:pPr>
      <w:r w:rsidDel="00000000" w:rsidR="00000000" w:rsidRPr="00000000">
        <w:rPr>
          <w:rtl w:val="0"/>
        </w:rPr>
        <w:t xml:space="preserve">Doc Search: Change offline metrics to search related metric</w:t>
      </w:r>
    </w:p>
    <w:p w:rsidR="00000000" w:rsidDel="00000000" w:rsidP="00000000" w:rsidRDefault="00000000" w:rsidRPr="00000000" w14:paraId="00000176">
      <w:pPr>
        <w:numPr>
          <w:ilvl w:val="2"/>
          <w:numId w:val="41"/>
        </w:numPr>
        <w:ind w:left="2160" w:hanging="360"/>
        <w:rPr>
          <w:u w:val="none"/>
        </w:rPr>
      </w:pPr>
      <w:r w:rsidDel="00000000" w:rsidR="00000000" w:rsidRPr="00000000">
        <w:rPr>
          <w:rtl w:val="0"/>
        </w:rPr>
        <w:t xml:space="preserve">Etc…</w:t>
      </w:r>
    </w:p>
    <w:p w:rsidR="00000000" w:rsidDel="00000000" w:rsidP="00000000" w:rsidRDefault="00000000" w:rsidRPr="00000000" w14:paraId="00000177">
      <w:pPr>
        <w:numPr>
          <w:ilvl w:val="1"/>
          <w:numId w:val="41"/>
        </w:numPr>
        <w:ind w:left="1440" w:hanging="360"/>
        <w:rPr>
          <w:u w:val="none"/>
        </w:rPr>
      </w:pPr>
      <w:r w:rsidDel="00000000" w:rsidR="00000000" w:rsidRPr="00000000">
        <w:rPr>
          <w:rtl w:val="0"/>
        </w:rPr>
        <w:t xml:space="preserve">A/B Testing &amp; Evaluation</w:t>
      </w:r>
    </w:p>
    <w:p w:rsidR="00000000" w:rsidDel="00000000" w:rsidP="00000000" w:rsidRDefault="00000000" w:rsidRPr="00000000" w14:paraId="00000178">
      <w:pPr>
        <w:numPr>
          <w:ilvl w:val="2"/>
          <w:numId w:val="41"/>
        </w:numPr>
        <w:ind w:left="2160" w:hanging="360"/>
        <w:rPr>
          <w:u w:val="none"/>
        </w:rPr>
      </w:pPr>
      <w:r w:rsidDel="00000000" w:rsidR="00000000" w:rsidRPr="00000000">
        <w:rPr>
          <w:rtl w:val="0"/>
        </w:rPr>
        <w:t xml:space="preserve">Enable above evaluation across various testing scenario, e.g., varying model types, prompts, infra types,...</w:t>
      </w:r>
    </w:p>
    <w:p w:rsidR="00000000" w:rsidDel="00000000" w:rsidP="00000000" w:rsidRDefault="00000000" w:rsidRPr="00000000" w14:paraId="00000179">
      <w:pPr>
        <w:numPr>
          <w:ilvl w:val="1"/>
          <w:numId w:val="41"/>
        </w:numPr>
        <w:ind w:left="1440" w:hanging="360"/>
        <w:rPr>
          <w:u w:val="none"/>
        </w:rPr>
      </w:pPr>
      <w:r w:rsidDel="00000000" w:rsidR="00000000" w:rsidRPr="00000000">
        <w:rPr>
          <w:rtl w:val="0"/>
        </w:rPr>
        <w:t xml:space="preserve">Evaluate Cost for each input/output per tool and E2E</w:t>
      </w:r>
    </w:p>
    <w:p w:rsidR="00000000" w:rsidDel="00000000" w:rsidP="00000000" w:rsidRDefault="00000000" w:rsidRPr="00000000" w14:paraId="0000017A">
      <w:pPr>
        <w:numPr>
          <w:ilvl w:val="2"/>
          <w:numId w:val="41"/>
        </w:numPr>
        <w:ind w:left="2160" w:hanging="360"/>
        <w:rPr>
          <w:u w:val="none"/>
        </w:rPr>
      </w:pPr>
      <w:r w:rsidDel="00000000" w:rsidR="00000000" w:rsidRPr="00000000">
        <w:rPr>
          <w:rtl w:val="0"/>
        </w:rPr>
        <w:t xml:space="preserve">Include RAG cost as well</w:t>
      </w:r>
    </w:p>
    <w:p w:rsidR="00000000" w:rsidDel="00000000" w:rsidP="00000000" w:rsidRDefault="00000000" w:rsidRPr="00000000" w14:paraId="0000017B">
      <w:pPr>
        <w:numPr>
          <w:ilvl w:val="1"/>
          <w:numId w:val="41"/>
        </w:numPr>
        <w:ind w:left="1440" w:hanging="360"/>
        <w:rPr>
          <w:u w:val="none"/>
        </w:rPr>
      </w:pPr>
      <w:r w:rsidDel="00000000" w:rsidR="00000000" w:rsidRPr="00000000">
        <w:rPr>
          <w:rtl w:val="0"/>
        </w:rPr>
        <w:t xml:space="preserve">Detailed Latency Evaluation (P50, P90, P99) for each query, model and tool in both online and offline settings</w:t>
      </w:r>
    </w:p>
    <w:p w:rsidR="00000000" w:rsidDel="00000000" w:rsidP="00000000" w:rsidRDefault="00000000" w:rsidRPr="00000000" w14:paraId="0000017C">
      <w:pPr>
        <w:numPr>
          <w:ilvl w:val="2"/>
          <w:numId w:val="41"/>
        </w:numPr>
        <w:ind w:left="2160" w:hanging="360"/>
        <w:rPr>
          <w:u w:val="none"/>
        </w:rPr>
      </w:pPr>
      <w:r w:rsidDel="00000000" w:rsidR="00000000" w:rsidRPr="00000000">
        <w:rPr>
          <w:rtl w:val="0"/>
        </w:rPr>
        <w:t xml:space="preserve">Model inference time</w:t>
      </w:r>
    </w:p>
    <w:p w:rsidR="00000000" w:rsidDel="00000000" w:rsidP="00000000" w:rsidRDefault="00000000" w:rsidRPr="00000000" w14:paraId="0000017D">
      <w:pPr>
        <w:numPr>
          <w:ilvl w:val="2"/>
          <w:numId w:val="41"/>
        </w:numPr>
        <w:ind w:left="2160" w:hanging="360"/>
        <w:rPr>
          <w:u w:val="none"/>
        </w:rPr>
      </w:pPr>
      <w:r w:rsidDel="00000000" w:rsidR="00000000" w:rsidRPr="00000000">
        <w:rPr>
          <w:rtl w:val="0"/>
        </w:rPr>
        <w:t xml:space="preserve">RAG retrieval time</w:t>
      </w:r>
    </w:p>
    <w:p w:rsidR="00000000" w:rsidDel="00000000" w:rsidP="00000000" w:rsidRDefault="00000000" w:rsidRPr="00000000" w14:paraId="0000017E">
      <w:pPr>
        <w:numPr>
          <w:ilvl w:val="2"/>
          <w:numId w:val="41"/>
        </w:numPr>
        <w:ind w:left="2160" w:hanging="360"/>
        <w:rPr>
          <w:u w:val="none"/>
        </w:rPr>
      </w:pPr>
      <w:r w:rsidDel="00000000" w:rsidR="00000000" w:rsidRPr="00000000">
        <w:rPr>
          <w:rtl w:val="0"/>
        </w:rPr>
        <w:t xml:space="preserve">Network overhead and more…</w:t>
      </w:r>
    </w:p>
    <w:p w:rsidR="00000000" w:rsidDel="00000000" w:rsidP="00000000" w:rsidRDefault="00000000" w:rsidRPr="00000000" w14:paraId="0000017F">
      <w:pPr>
        <w:numPr>
          <w:ilvl w:val="1"/>
          <w:numId w:val="41"/>
        </w:numPr>
        <w:ind w:left="1440" w:hanging="360"/>
        <w:rPr>
          <w:u w:val="none"/>
        </w:rPr>
      </w:pPr>
      <w:r w:rsidDel="00000000" w:rsidR="00000000" w:rsidRPr="00000000">
        <w:rPr>
          <w:rtl w:val="0"/>
        </w:rPr>
        <w:t xml:space="preserve">Support for continuous fine-tuning</w:t>
      </w:r>
    </w:p>
    <w:p w:rsidR="00000000" w:rsidDel="00000000" w:rsidP="00000000" w:rsidRDefault="00000000" w:rsidRPr="00000000" w14:paraId="00000180">
      <w:pPr>
        <w:ind w:left="1440" w:firstLine="0"/>
        <w:rPr/>
      </w:pPr>
      <w:r w:rsidDel="00000000" w:rsidR="00000000" w:rsidRPr="00000000">
        <w:rPr>
          <w:rtl w:val="0"/>
        </w:rPr>
      </w:r>
    </w:p>
    <w:bookmarkStart w:colFirst="0" w:colLast="0" w:name="j6ni5ghe61ou" w:id="36"/>
    <w:bookmarkEnd w:id="36"/>
    <w:p w:rsidR="00000000" w:rsidDel="00000000" w:rsidP="00000000" w:rsidRDefault="00000000" w:rsidRPr="00000000" w14:paraId="00000181">
      <w:pPr>
        <w:pStyle w:val="Heading1"/>
        <w:spacing w:line="360" w:lineRule="auto"/>
        <w:rPr/>
      </w:pPr>
      <w:bookmarkStart w:colFirst="0" w:colLast="0" w:name="_paeevu6s0hlo" w:id="37"/>
      <w:bookmarkEnd w:id="37"/>
      <w:commentRangeStart w:id="34"/>
      <w:r w:rsidDel="00000000" w:rsidR="00000000" w:rsidRPr="00000000">
        <w:rPr>
          <w:rtl w:val="0"/>
        </w:rPr>
        <w:t xml:space="preserve">Retrieval Augmented Generation (RAG) Platform</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182">
      <w:pPr>
        <w:pStyle w:val="Heading2"/>
        <w:spacing w:line="360" w:lineRule="auto"/>
        <w:rPr/>
      </w:pPr>
      <w:bookmarkStart w:colFirst="0" w:colLast="0" w:name="_1c7uchtiekl8" w:id="38"/>
      <w:bookmarkEnd w:id="38"/>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183">
      <w:pPr>
        <w:widowControl w:val="0"/>
        <w:numPr>
          <w:ilvl w:val="0"/>
          <w:numId w:val="8"/>
        </w:numPr>
        <w:spacing w:after="0" w:afterAutospacing="0" w:before="240" w:lineRule="auto"/>
        <w:ind w:left="720" w:hanging="360"/>
      </w:pPr>
      <w:r w:rsidDel="00000000" w:rsidR="00000000" w:rsidRPr="00000000">
        <w:rPr>
          <w:b w:val="1"/>
          <w:bCs w:val="1"/>
          <w:rtl w:val="0"/>
        </w:rPr>
        <w:t xml:space="preserve">Ingestion and indexing:</w:t>
      </w:r>
      <w:r w:rsidDel="00000000" w:rsidR="00000000" w:rsidRPr="00000000">
        <w:rPr>
          <w:rtl w:val="0"/>
        </w:rPr>
      </w:r>
    </w:p>
    <w:p w:rsidR="00000000" w:rsidDel="00000000" w:rsidP="00000000" w:rsidRDefault="00000000" w:rsidRPr="00000000" w14:paraId="00000184">
      <w:pPr>
        <w:widowControl w:val="0"/>
        <w:numPr>
          <w:ilvl w:val="1"/>
          <w:numId w:val="8"/>
        </w:numPr>
        <w:spacing w:after="0" w:afterAutospacing="0" w:before="0" w:beforeAutospacing="0" w:lineRule="auto"/>
        <w:ind w:left="1440" w:hanging="360"/>
      </w:pPr>
      <w:r w:rsidDel="00000000" w:rsidR="00000000" w:rsidRPr="00000000">
        <w:rPr>
          <w:rtl w:val="0"/>
        </w:rPr>
        <w:t xml:space="preserve">Support for ingesting diverse data types (text, code, logs, etc.) from various sources.</w:t>
      </w:r>
      <w:r w:rsidDel="00000000" w:rsidR="00000000" w:rsidRPr="00000000">
        <w:rPr>
          <w:rtl w:val="0"/>
        </w:rPr>
      </w:r>
    </w:p>
    <w:p w:rsidR="00000000" w:rsidDel="00000000" w:rsidP="00000000" w:rsidRDefault="00000000" w:rsidRPr="00000000" w14:paraId="00000185">
      <w:pPr>
        <w:widowControl w:val="0"/>
        <w:numPr>
          <w:ilvl w:val="1"/>
          <w:numId w:val="8"/>
        </w:numPr>
        <w:spacing w:after="0" w:afterAutospacing="0" w:before="0" w:beforeAutospacing="0" w:lineRule="auto"/>
        <w:ind w:left="1440" w:hanging="360"/>
      </w:pPr>
      <w:r w:rsidDel="00000000" w:rsidR="00000000" w:rsidRPr="00000000">
        <w:rPr>
          <w:rtl w:val="0"/>
        </w:rPr>
        <w:t xml:space="preserve">Ability to index both New Relic and external data (e.g., Confluence, Jira, GitHub).</w:t>
      </w:r>
      <w:r w:rsidDel="00000000" w:rsidR="00000000" w:rsidRPr="00000000">
        <w:rPr>
          <w:rtl w:val="0"/>
        </w:rPr>
      </w:r>
    </w:p>
    <w:p w:rsidR="00000000" w:rsidDel="00000000" w:rsidP="00000000" w:rsidRDefault="00000000" w:rsidRPr="00000000" w14:paraId="00000186">
      <w:pPr>
        <w:widowControl w:val="0"/>
        <w:numPr>
          <w:ilvl w:val="1"/>
          <w:numId w:val="8"/>
        </w:numPr>
        <w:spacing w:after="0" w:afterAutospacing="0" w:before="0" w:beforeAutospacing="0" w:lineRule="auto"/>
        <w:ind w:left="1440" w:hanging="360"/>
      </w:pPr>
      <w:r w:rsidDel="00000000" w:rsidR="00000000" w:rsidRPr="00000000">
        <w:rPr>
          <w:rtl w:val="0"/>
        </w:rPr>
        <w:t xml:space="preserve">Implementation of optimized ingestion pipelines for specific data sources (e.g., Atlassian, SaaS runbooks).</w:t>
      </w:r>
      <w:r w:rsidDel="00000000" w:rsidR="00000000" w:rsidRPr="00000000">
        <w:rPr>
          <w:rtl w:val="0"/>
        </w:rPr>
      </w:r>
    </w:p>
    <w:p w:rsidR="00000000" w:rsidDel="00000000" w:rsidP="00000000" w:rsidRDefault="00000000" w:rsidRPr="00000000" w14:paraId="00000187">
      <w:pPr>
        <w:widowControl w:val="0"/>
        <w:numPr>
          <w:ilvl w:val="1"/>
          <w:numId w:val="8"/>
        </w:numPr>
        <w:spacing w:after="0" w:afterAutospacing="0" w:before="0" w:beforeAutospacing="0" w:lineRule="auto"/>
        <w:ind w:left="1440" w:hanging="360"/>
      </w:pPr>
      <w:r w:rsidDel="00000000" w:rsidR="00000000" w:rsidRPr="00000000">
        <w:rPr>
          <w:rtl w:val="0"/>
        </w:rPr>
        <w:t xml:space="preserve">Generic ingestion endpoint and pipeline for custom data sources.</w:t>
      </w:r>
      <w:r w:rsidDel="00000000" w:rsidR="00000000" w:rsidRPr="00000000">
        <w:rPr>
          <w:rtl w:val="0"/>
        </w:rPr>
      </w:r>
    </w:p>
    <w:p w:rsidR="00000000" w:rsidDel="00000000" w:rsidP="00000000" w:rsidRDefault="00000000" w:rsidRPr="00000000" w14:paraId="00000188">
      <w:pPr>
        <w:widowControl w:val="0"/>
        <w:numPr>
          <w:ilvl w:val="0"/>
          <w:numId w:val="8"/>
        </w:numPr>
        <w:spacing w:after="0" w:afterAutospacing="0" w:before="0" w:beforeAutospacing="0" w:lineRule="auto"/>
        <w:ind w:left="720" w:hanging="360"/>
      </w:pPr>
      <w:r w:rsidDel="00000000" w:rsidR="00000000" w:rsidRPr="00000000">
        <w:rPr>
          <w:b w:val="1"/>
          <w:bCs w:val="1"/>
          <w:rtl w:val="0"/>
        </w:rPr>
        <w:t xml:space="preserve">Vectorization and storage:</w:t>
      </w:r>
      <w:r w:rsidDel="00000000" w:rsidR="00000000" w:rsidRPr="00000000">
        <w:rPr>
          <w:rtl w:val="0"/>
        </w:rPr>
      </w:r>
    </w:p>
    <w:p w:rsidR="00000000" w:rsidDel="00000000" w:rsidP="00000000" w:rsidRDefault="00000000" w:rsidRPr="00000000" w14:paraId="00000189">
      <w:pPr>
        <w:widowControl w:val="0"/>
        <w:numPr>
          <w:ilvl w:val="1"/>
          <w:numId w:val="8"/>
        </w:numPr>
        <w:spacing w:after="0" w:afterAutospacing="0" w:before="0" w:beforeAutospacing="0" w:lineRule="auto"/>
        <w:ind w:left="1440" w:hanging="360"/>
      </w:pPr>
      <w:r w:rsidDel="00000000" w:rsidR="00000000" w:rsidRPr="00000000">
        <w:rPr>
          <w:rtl w:val="0"/>
        </w:rPr>
        <w:t xml:space="preserve">Support for multiple vectorization algorithms to accommodate different data types and models.</w:t>
      </w:r>
      <w:r w:rsidDel="00000000" w:rsidR="00000000" w:rsidRPr="00000000">
        <w:rPr>
          <w:rtl w:val="0"/>
        </w:rPr>
      </w:r>
    </w:p>
    <w:p w:rsidR="00000000" w:rsidDel="00000000" w:rsidP="00000000" w:rsidRDefault="00000000" w:rsidRPr="00000000" w14:paraId="0000018A">
      <w:pPr>
        <w:widowControl w:val="0"/>
        <w:numPr>
          <w:ilvl w:val="1"/>
          <w:numId w:val="8"/>
        </w:numPr>
        <w:spacing w:after="0" w:afterAutospacing="0" w:before="0" w:beforeAutospacing="0" w:lineRule="auto"/>
        <w:ind w:left="1440" w:hanging="360"/>
      </w:pPr>
      <w:r w:rsidDel="00000000" w:rsidR="00000000" w:rsidRPr="00000000">
        <w:rPr>
          <w:rtl w:val="0"/>
        </w:rPr>
        <w:t xml:space="preserve">Scalable and multi-tenant vector database solution.</w:t>
      </w:r>
      <w:r w:rsidDel="00000000" w:rsidR="00000000" w:rsidRPr="00000000">
        <w:rPr>
          <w:rtl w:val="0"/>
        </w:rPr>
      </w:r>
    </w:p>
    <w:p w:rsidR="00000000" w:rsidDel="00000000" w:rsidP="00000000" w:rsidRDefault="00000000" w:rsidRPr="00000000" w14:paraId="0000018B">
      <w:pPr>
        <w:widowControl w:val="0"/>
        <w:numPr>
          <w:ilvl w:val="1"/>
          <w:numId w:val="8"/>
        </w:numPr>
        <w:spacing w:after="0" w:afterAutospacing="0" w:before="0" w:beforeAutospacing="0" w:lineRule="auto"/>
        <w:ind w:left="1440" w:hanging="360"/>
      </w:pPr>
      <w:r w:rsidDel="00000000" w:rsidR="00000000" w:rsidRPr="00000000">
        <w:rPr>
          <w:rtl w:val="0"/>
        </w:rPr>
        <w:t xml:space="preserve">Hybrid search capabilities (combining keyword and vector search).</w:t>
      </w:r>
      <w:r w:rsidDel="00000000" w:rsidR="00000000" w:rsidRPr="00000000">
        <w:rPr>
          <w:rtl w:val="0"/>
        </w:rPr>
      </w:r>
    </w:p>
    <w:p w:rsidR="00000000" w:rsidDel="00000000" w:rsidP="00000000" w:rsidRDefault="00000000" w:rsidRPr="00000000" w14:paraId="0000018C">
      <w:pPr>
        <w:widowControl w:val="0"/>
        <w:numPr>
          <w:ilvl w:val="0"/>
          <w:numId w:val="8"/>
        </w:numPr>
        <w:spacing w:after="0" w:afterAutospacing="0" w:before="0" w:beforeAutospacing="0" w:lineRule="auto"/>
        <w:ind w:left="720" w:hanging="360"/>
      </w:pPr>
      <w:r w:rsidDel="00000000" w:rsidR="00000000" w:rsidRPr="00000000">
        <w:rPr>
          <w:b w:val="1"/>
          <w:bCs w:val="1"/>
          <w:rtl w:val="0"/>
        </w:rPr>
        <w:t xml:space="preserve">Retrieval and Contextualization:</w:t>
      </w:r>
      <w:r w:rsidDel="00000000" w:rsidR="00000000" w:rsidRPr="00000000">
        <w:rPr>
          <w:rtl w:val="0"/>
        </w:rPr>
      </w:r>
    </w:p>
    <w:p w:rsidR="00000000" w:rsidDel="00000000" w:rsidP="00000000" w:rsidRDefault="00000000" w:rsidRPr="00000000" w14:paraId="0000018D">
      <w:pPr>
        <w:widowControl w:val="0"/>
        <w:numPr>
          <w:ilvl w:val="1"/>
          <w:numId w:val="8"/>
        </w:numPr>
        <w:spacing w:after="0" w:afterAutospacing="0" w:before="0" w:beforeAutospacing="0" w:lineRule="auto"/>
        <w:ind w:left="1440" w:hanging="360"/>
      </w:pPr>
      <w:r w:rsidDel="00000000" w:rsidR="00000000" w:rsidRPr="00000000">
        <w:rPr>
          <w:rtl w:val="0"/>
        </w:rPr>
        <w:t xml:space="preserve">Retrieval of relevant context based on user queries and agent requests.</w:t>
      </w:r>
      <w:r w:rsidDel="00000000" w:rsidR="00000000" w:rsidRPr="00000000">
        <w:rPr>
          <w:rtl w:val="0"/>
        </w:rPr>
      </w:r>
    </w:p>
    <w:p w:rsidR="00000000" w:rsidDel="00000000" w:rsidP="00000000" w:rsidRDefault="00000000" w:rsidRPr="00000000" w14:paraId="0000018E">
      <w:pPr>
        <w:widowControl w:val="0"/>
        <w:numPr>
          <w:ilvl w:val="1"/>
          <w:numId w:val="8"/>
        </w:numPr>
        <w:spacing w:after="0" w:afterAutospacing="0" w:before="0" w:beforeAutospacing="0" w:lineRule="auto"/>
        <w:ind w:left="1440" w:hanging="360"/>
      </w:pPr>
      <w:r w:rsidDel="00000000" w:rsidR="00000000" w:rsidRPr="00000000">
        <w:rPr>
          <w:rtl w:val="0"/>
        </w:rPr>
        <w:t xml:space="preserve">Contextualization of retrieved information for specific tools and agents.</w:t>
      </w:r>
      <w:r w:rsidDel="00000000" w:rsidR="00000000" w:rsidRPr="00000000">
        <w:rPr>
          <w:rtl w:val="0"/>
        </w:rPr>
      </w:r>
    </w:p>
    <w:p w:rsidR="00000000" w:rsidDel="00000000" w:rsidP="00000000" w:rsidRDefault="00000000" w:rsidRPr="00000000" w14:paraId="0000018F">
      <w:pPr>
        <w:widowControl w:val="0"/>
        <w:numPr>
          <w:ilvl w:val="1"/>
          <w:numId w:val="8"/>
        </w:numPr>
        <w:spacing w:after="0" w:afterAutospacing="0" w:before="0" w:beforeAutospacing="0" w:lineRule="auto"/>
        <w:ind w:left="1440" w:hanging="360"/>
      </w:pPr>
      <w:r w:rsidDel="00000000" w:rsidR="00000000" w:rsidRPr="00000000">
        <w:rPr>
          <w:rtl w:val="0"/>
        </w:rPr>
        <w:t xml:space="preserve">Integration with external RAG platforms (e.g., AWS Retriever API).</w:t>
      </w:r>
      <w:r w:rsidDel="00000000" w:rsidR="00000000" w:rsidRPr="00000000">
        <w:rPr>
          <w:rtl w:val="0"/>
        </w:rPr>
      </w:r>
    </w:p>
    <w:p w:rsidR="00000000" w:rsidDel="00000000" w:rsidP="00000000" w:rsidRDefault="00000000" w:rsidRPr="00000000" w14:paraId="00000190">
      <w:pPr>
        <w:widowControl w:val="0"/>
        <w:numPr>
          <w:ilvl w:val="0"/>
          <w:numId w:val="8"/>
        </w:numPr>
        <w:spacing w:after="0" w:afterAutospacing="0" w:before="0" w:beforeAutospacing="0" w:lineRule="auto"/>
        <w:ind w:left="720" w:hanging="360"/>
      </w:pPr>
      <w:r w:rsidDel="00000000" w:rsidR="00000000" w:rsidRPr="00000000">
        <w:rPr>
          <w:b w:val="1"/>
          <w:bCs w:val="1"/>
          <w:rtl w:val="0"/>
        </w:rPr>
        <w:t xml:space="preserve">Customization and control:</w:t>
      </w:r>
      <w:r w:rsidDel="00000000" w:rsidR="00000000" w:rsidRPr="00000000">
        <w:rPr>
          <w:rtl w:val="0"/>
        </w:rPr>
      </w:r>
    </w:p>
    <w:p w:rsidR="00000000" w:rsidDel="00000000" w:rsidP="00000000" w:rsidRDefault="00000000" w:rsidRPr="00000000" w14:paraId="00000191">
      <w:pPr>
        <w:widowControl w:val="0"/>
        <w:numPr>
          <w:ilvl w:val="1"/>
          <w:numId w:val="8"/>
        </w:numPr>
        <w:spacing w:after="0" w:afterAutospacing="0" w:before="0" w:beforeAutospacing="0" w:lineRule="auto"/>
        <w:ind w:left="1440" w:hanging="360"/>
      </w:pPr>
      <w:r w:rsidDel="00000000" w:rsidR="00000000" w:rsidRPr="00000000">
        <w:rPr>
          <w:rtl w:val="0"/>
        </w:rPr>
        <w:t xml:space="preserve">User-defined rules for context selection and access control.</w:t>
      </w:r>
      <w:r w:rsidDel="00000000" w:rsidR="00000000" w:rsidRPr="00000000">
        <w:rPr>
          <w:rtl w:val="0"/>
        </w:rPr>
      </w:r>
    </w:p>
    <w:p w:rsidR="00000000" w:rsidDel="00000000" w:rsidP="00000000" w:rsidRDefault="00000000" w:rsidRPr="00000000" w14:paraId="00000192">
      <w:pPr>
        <w:widowControl w:val="0"/>
        <w:numPr>
          <w:ilvl w:val="1"/>
          <w:numId w:val="8"/>
        </w:numPr>
        <w:spacing w:after="240" w:before="0" w:beforeAutospacing="0" w:lineRule="auto"/>
        <w:ind w:left="1440" w:hanging="360"/>
      </w:pPr>
      <w:r w:rsidDel="00000000" w:rsidR="00000000" w:rsidRPr="00000000">
        <w:rPr>
          <w:rtl w:val="0"/>
        </w:rPr>
        <w:t xml:space="preserve">Ability to specify which tools and agents can access specific context.</w:t>
      </w:r>
      <w:r w:rsidDel="00000000" w:rsidR="00000000" w:rsidRPr="00000000">
        <w:rPr>
          <w:rtl w:val="0"/>
        </w:rPr>
      </w:r>
    </w:p>
    <w:p w:rsidR="00000000" w:rsidDel="00000000" w:rsidP="00000000" w:rsidRDefault="00000000" w:rsidRPr="00000000" w14:paraId="00000193">
      <w:pPr>
        <w:pStyle w:val="Heading2"/>
        <w:widowControl w:val="0"/>
        <w:rPr/>
      </w:pPr>
      <w:bookmarkStart w:colFirst="0" w:colLast="0" w:name="_le93lne5wzcb" w:id="39"/>
      <w:bookmarkEnd w:id="39"/>
      <w:commentRangeStart w:id="35"/>
      <w:r w:rsidDel="00000000" w:rsidR="00000000" w:rsidRPr="00000000">
        <w:rPr>
          <w:rtl w:val="0"/>
        </w:rPr>
        <w:t xml:space="preserve">Non-functional requirements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194">
      <w:pPr>
        <w:widowControl w:val="0"/>
        <w:numPr>
          <w:ilvl w:val="0"/>
          <w:numId w:val="35"/>
        </w:numPr>
        <w:spacing w:after="0" w:afterAutospacing="0" w:before="240" w:lineRule="auto"/>
        <w:ind w:left="720" w:hanging="360"/>
      </w:pPr>
      <w:commentRangeStart w:id="36"/>
      <w:r w:rsidDel="00000000" w:rsidR="00000000" w:rsidRPr="00000000">
        <w:rPr>
          <w:b w:val="1"/>
          <w:bCs w:val="1"/>
          <w:rtl w:val="0"/>
        </w:rPr>
        <w:t xml:space="preserve">Performance:</w:t>
      </w:r>
      <w:r w:rsidDel="00000000" w:rsidR="00000000" w:rsidRPr="00000000">
        <w:rPr>
          <w:rtl w:val="0"/>
        </w:rPr>
        <w:t xml:space="preserve"> Low-latency retrieval and high throughput to support real-time agent interactions.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95">
      <w:pPr>
        <w:widowControl w:val="0"/>
        <w:numPr>
          <w:ilvl w:val="0"/>
          <w:numId w:val="35"/>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Ability to scale horizontally to accommodate growing data volumes and user demands.</w:t>
      </w:r>
      <w:r w:rsidDel="00000000" w:rsidR="00000000" w:rsidRPr="00000000">
        <w:rPr>
          <w:rtl w:val="0"/>
        </w:rPr>
      </w:r>
    </w:p>
    <w:p w:rsidR="00000000" w:rsidDel="00000000" w:rsidP="00000000" w:rsidRDefault="00000000" w:rsidRPr="00000000" w14:paraId="00000196">
      <w:pPr>
        <w:widowControl w:val="0"/>
        <w:numPr>
          <w:ilvl w:val="0"/>
          <w:numId w:val="35"/>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Robust security measures to protect sensitive data.</w:t>
      </w:r>
      <w:r w:rsidDel="00000000" w:rsidR="00000000" w:rsidRPr="00000000">
        <w:rPr>
          <w:rtl w:val="0"/>
        </w:rPr>
      </w:r>
    </w:p>
    <w:p w:rsidR="00000000" w:rsidDel="00000000" w:rsidP="00000000" w:rsidRDefault="00000000" w:rsidRPr="00000000" w14:paraId="00000197">
      <w:pPr>
        <w:widowControl w:val="0"/>
        <w:numPr>
          <w:ilvl w:val="0"/>
          <w:numId w:val="35"/>
        </w:numPr>
        <w:spacing w:after="24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High availability and fault tolerance to ensure uninterrupted service.</w:t>
      </w:r>
      <w:r w:rsidDel="00000000" w:rsidR="00000000" w:rsidRPr="00000000">
        <w:rPr>
          <w:rtl w:val="0"/>
        </w:rPr>
      </w:r>
    </w:p>
    <w:p w:rsidR="00000000" w:rsidDel="00000000" w:rsidP="00000000" w:rsidRDefault="00000000" w:rsidRPr="00000000" w14:paraId="00000198">
      <w:pPr>
        <w:pStyle w:val="Heading2"/>
        <w:widowControl w:val="0"/>
        <w:rPr>
          <w:sz w:val="22"/>
          <w:szCs w:val="22"/>
        </w:rPr>
      </w:pPr>
      <w:bookmarkStart w:colFirst="0" w:colLast="0" w:name="_alsz0z32swsr" w:id="40"/>
      <w:bookmarkEnd w:id="40"/>
      <w:r w:rsidDel="00000000" w:rsidR="00000000" w:rsidRPr="00000000">
        <w:rPr>
          <w:rtl w:val="0"/>
        </w:rPr>
        <w:t xml:space="preserve">Outline:</w:t>
      </w:r>
      <w:r w:rsidDel="00000000" w:rsidR="00000000" w:rsidRPr="00000000">
        <w:rPr>
          <w:rtl w:val="0"/>
        </w:rPr>
        <w:t xml:space="preserve"> RAG Platform</w:t>
      </w:r>
      <w:r w:rsidDel="00000000" w:rsidR="00000000" w:rsidRPr="00000000">
        <w:rPr>
          <w:rtl w:val="0"/>
        </w:rPr>
        <w:t xml:space="preserve"> roadmap</w:t>
      </w:r>
      <w:r w:rsidDel="00000000" w:rsidR="00000000" w:rsidRPr="00000000">
        <w:rPr>
          <w:rtl w:val="0"/>
        </w:rPr>
      </w:r>
    </w:p>
    <w:p w:rsidR="00000000" w:rsidDel="00000000" w:rsidP="00000000" w:rsidRDefault="00000000" w:rsidRPr="00000000" w14:paraId="00000199">
      <w:pPr>
        <w:pStyle w:val="Heading1"/>
        <w:spacing w:line="360" w:lineRule="auto"/>
        <w:rPr>
          <w:b w:val="1"/>
          <w:bCs w:val="1"/>
          <w:sz w:val="22"/>
          <w:szCs w:val="22"/>
        </w:rPr>
      </w:pPr>
      <w:bookmarkStart w:colFirst="0" w:colLast="0" w:name="_x2xzw8kzx013" w:id="41"/>
      <w:bookmarkEnd w:id="41"/>
      <w:r w:rsidDel="00000000" w:rsidR="00000000" w:rsidRPr="00000000">
        <w:rPr>
          <w:b w:val="1"/>
          <w:bCs w:val="1"/>
          <w:sz w:val="22"/>
          <w:szCs w:val="22"/>
          <w:rtl w:val="0"/>
        </w:rPr>
        <w:t xml:space="preserve">Phase 1: MVP delivery (by Feb 25, 2025)</w:t>
      </w:r>
      <w:r w:rsidDel="00000000" w:rsidR="00000000" w:rsidRPr="00000000">
        <w:rPr>
          <w:rtl w:val="0"/>
        </w:rPr>
      </w:r>
    </w:p>
    <w:p w:rsidR="00000000" w:rsidDel="00000000" w:rsidP="00000000" w:rsidRDefault="00000000" w:rsidRPr="00000000" w14:paraId="0000019A">
      <w:pPr>
        <w:widowControl w:val="0"/>
        <w:numPr>
          <w:ilvl w:val="0"/>
          <w:numId w:val="26"/>
        </w:numPr>
        <w:spacing w:after="0" w:afterAutospacing="0" w:before="240" w:lineRule="auto"/>
        <w:ind w:left="720" w:hanging="360"/>
      </w:pPr>
      <w:r w:rsidDel="00000000" w:rsidR="00000000" w:rsidRPr="00000000">
        <w:rPr>
          <w:b w:val="1"/>
          <w:bCs w:val="1"/>
          <w:rtl w:val="0"/>
        </w:rPr>
        <w:t xml:space="preserve">Confluence integration:</w:t>
      </w:r>
      <w:r w:rsidDel="00000000" w:rsidR="00000000" w:rsidRPr="00000000">
        <w:rPr>
          <w:rtl w:val="0"/>
        </w:rPr>
      </w:r>
    </w:p>
    <w:p w:rsidR="00000000" w:rsidDel="00000000" w:rsidP="00000000" w:rsidRDefault="00000000" w:rsidRPr="00000000" w14:paraId="0000019B">
      <w:pPr>
        <w:widowControl w:val="0"/>
        <w:numPr>
          <w:ilvl w:val="1"/>
          <w:numId w:val="26"/>
        </w:numPr>
        <w:spacing w:after="0" w:afterAutospacing="0" w:before="0" w:beforeAutospacing="0" w:lineRule="auto"/>
        <w:ind w:left="1440" w:hanging="360"/>
      </w:pPr>
      <w:r w:rsidDel="00000000" w:rsidR="00000000" w:rsidRPr="00000000">
        <w:rPr>
          <w:rtl w:val="0"/>
        </w:rPr>
        <w:t xml:space="preserve">Implement Confluence connector and ingestion pipeline.</w:t>
      </w:r>
      <w:r w:rsidDel="00000000" w:rsidR="00000000" w:rsidRPr="00000000">
        <w:rPr>
          <w:rtl w:val="0"/>
        </w:rPr>
      </w:r>
    </w:p>
    <w:p w:rsidR="00000000" w:rsidDel="00000000" w:rsidP="00000000" w:rsidRDefault="00000000" w:rsidRPr="00000000" w14:paraId="0000019C">
      <w:pPr>
        <w:widowControl w:val="0"/>
        <w:numPr>
          <w:ilvl w:val="1"/>
          <w:numId w:val="26"/>
        </w:numPr>
        <w:spacing w:after="0" w:afterAutospacing="0" w:before="0" w:beforeAutospacing="0" w:lineRule="auto"/>
        <w:ind w:left="1440" w:hanging="360"/>
      </w:pPr>
      <w:r w:rsidDel="00000000" w:rsidR="00000000" w:rsidRPr="00000000">
        <w:rPr>
          <w:rtl w:val="0"/>
        </w:rPr>
        <w:t xml:space="preserve">Enable users to specify CQL queries for document selection.</w:t>
      </w:r>
      <w:r w:rsidDel="00000000" w:rsidR="00000000" w:rsidRPr="00000000">
        <w:rPr>
          <w:rtl w:val="0"/>
        </w:rPr>
      </w:r>
    </w:p>
    <w:p w:rsidR="00000000" w:rsidDel="00000000" w:rsidP="00000000" w:rsidRDefault="00000000" w:rsidRPr="00000000" w14:paraId="0000019D">
      <w:pPr>
        <w:widowControl w:val="0"/>
        <w:numPr>
          <w:ilvl w:val="1"/>
          <w:numId w:val="26"/>
        </w:numPr>
        <w:spacing w:after="0" w:afterAutospacing="0" w:before="0" w:beforeAutospacing="0" w:lineRule="auto"/>
        <w:ind w:left="1440" w:hanging="360"/>
      </w:pPr>
      <w:r w:rsidDel="00000000" w:rsidR="00000000" w:rsidRPr="00000000">
        <w:rPr>
          <w:rtl w:val="0"/>
        </w:rPr>
        <w:t xml:space="preserve">Content from Confluence will be used to power</w:t>
      </w:r>
      <w:r w:rsidDel="00000000" w:rsidR="00000000" w:rsidRPr="00000000">
        <w:rPr>
          <w:rtl w:val="0"/>
        </w:rPr>
        <w:t xml:space="preserve"> the "What Happened Last Time?" tool.</w:t>
      </w:r>
      <w:r w:rsidDel="00000000" w:rsidR="00000000" w:rsidRPr="00000000">
        <w:rPr>
          <w:rtl w:val="0"/>
        </w:rPr>
      </w:r>
    </w:p>
    <w:p w:rsidR="00000000" w:rsidDel="00000000" w:rsidP="00000000" w:rsidRDefault="00000000" w:rsidRPr="00000000" w14:paraId="0000019E">
      <w:pPr>
        <w:widowControl w:val="0"/>
        <w:numPr>
          <w:ilvl w:val="0"/>
          <w:numId w:val="26"/>
        </w:numPr>
        <w:spacing w:after="0" w:afterAutospacing="0" w:before="0" w:beforeAutospacing="0" w:lineRule="auto"/>
        <w:ind w:left="720" w:hanging="360"/>
      </w:pPr>
      <w:r w:rsidDel="00000000" w:rsidR="00000000" w:rsidRPr="00000000">
        <w:rPr>
          <w:b w:val="1"/>
          <w:bCs w:val="1"/>
          <w:rtl w:val="0"/>
        </w:rPr>
        <w:t xml:space="preserve">Basic vectorization and storage:</w:t>
      </w:r>
      <w:r w:rsidDel="00000000" w:rsidR="00000000" w:rsidRPr="00000000">
        <w:rPr>
          <w:rtl w:val="0"/>
        </w:rPr>
      </w:r>
    </w:p>
    <w:p w:rsidR="00000000" w:rsidDel="00000000" w:rsidP="00000000" w:rsidRDefault="00000000" w:rsidRPr="00000000" w14:paraId="0000019F">
      <w:pPr>
        <w:widowControl w:val="0"/>
        <w:numPr>
          <w:ilvl w:val="1"/>
          <w:numId w:val="26"/>
        </w:numPr>
        <w:spacing w:after="0" w:afterAutospacing="0" w:before="0" w:beforeAutospacing="0" w:lineRule="auto"/>
        <w:ind w:left="1440" w:hanging="360"/>
      </w:pPr>
      <w:r w:rsidDel="00000000" w:rsidR="00000000" w:rsidRPr="00000000">
        <w:rPr>
          <w:rtl w:val="0"/>
        </w:rPr>
        <w:t xml:space="preserve">Implement a vectorization algorithm suitable for text data.</w:t>
      </w:r>
      <w:r w:rsidDel="00000000" w:rsidR="00000000" w:rsidRPr="00000000">
        <w:rPr>
          <w:rtl w:val="0"/>
        </w:rPr>
      </w:r>
    </w:p>
    <w:p w:rsidR="00000000" w:rsidDel="00000000" w:rsidP="00000000" w:rsidRDefault="00000000" w:rsidRPr="00000000" w14:paraId="000001A0">
      <w:pPr>
        <w:widowControl w:val="0"/>
        <w:numPr>
          <w:ilvl w:val="1"/>
          <w:numId w:val="26"/>
        </w:numPr>
        <w:spacing w:after="0" w:afterAutospacing="0" w:before="0" w:beforeAutospacing="0" w:lineRule="auto"/>
        <w:ind w:left="1440" w:hanging="360"/>
      </w:pPr>
      <w:r w:rsidDel="00000000" w:rsidR="00000000" w:rsidRPr="00000000">
        <w:rPr>
          <w:rtl w:val="0"/>
        </w:rPr>
        <w:t xml:space="preserve">Choose and deploy a scalable vector database solution.</w:t>
      </w:r>
      <w:r w:rsidDel="00000000" w:rsidR="00000000" w:rsidRPr="00000000">
        <w:rPr>
          <w:rtl w:val="0"/>
        </w:rPr>
      </w:r>
    </w:p>
    <w:p w:rsidR="00000000" w:rsidDel="00000000" w:rsidP="00000000" w:rsidRDefault="00000000" w:rsidRPr="00000000" w14:paraId="000001A1">
      <w:pPr>
        <w:widowControl w:val="0"/>
        <w:numPr>
          <w:ilvl w:val="0"/>
          <w:numId w:val="26"/>
        </w:numPr>
        <w:spacing w:after="0" w:afterAutospacing="0" w:before="0" w:beforeAutospacing="0" w:lineRule="auto"/>
        <w:ind w:left="720" w:hanging="360"/>
      </w:pPr>
      <w:r w:rsidDel="00000000" w:rsidR="00000000" w:rsidRPr="00000000">
        <w:rPr>
          <w:b w:val="1"/>
          <w:bCs w:val="1"/>
          <w:rtl w:val="0"/>
        </w:rPr>
        <w:t xml:space="preserve">Retrieval and contextualization:</w:t>
      </w:r>
      <w:r w:rsidDel="00000000" w:rsidR="00000000" w:rsidRPr="00000000">
        <w:rPr>
          <w:rtl w:val="0"/>
        </w:rPr>
      </w:r>
    </w:p>
    <w:p w:rsidR="00000000" w:rsidDel="00000000" w:rsidP="00000000" w:rsidRDefault="00000000" w:rsidRPr="00000000" w14:paraId="000001A2">
      <w:pPr>
        <w:widowControl w:val="0"/>
        <w:numPr>
          <w:ilvl w:val="1"/>
          <w:numId w:val="26"/>
        </w:numPr>
        <w:spacing w:after="0" w:afterAutospacing="0" w:before="0" w:beforeAutospacing="0" w:lineRule="auto"/>
        <w:ind w:left="1440" w:hanging="360"/>
      </w:pPr>
      <w:r w:rsidDel="00000000" w:rsidR="00000000" w:rsidRPr="00000000">
        <w:rPr>
          <w:rtl w:val="0"/>
        </w:rPr>
        <w:t xml:space="preserve">Contextualize retrieved information for the "What Happened Last Time?" tool.</w:t>
      </w:r>
      <w:r w:rsidDel="00000000" w:rsidR="00000000" w:rsidRPr="00000000">
        <w:rPr>
          <w:rtl w:val="0"/>
        </w:rPr>
      </w:r>
    </w:p>
    <w:p w:rsidR="00000000" w:rsidDel="00000000" w:rsidP="00000000" w:rsidRDefault="00000000" w:rsidRPr="00000000" w14:paraId="000001A3">
      <w:pPr>
        <w:widowControl w:val="0"/>
        <w:numPr>
          <w:ilvl w:val="1"/>
          <w:numId w:val="26"/>
        </w:numPr>
        <w:spacing w:after="240" w:before="0" w:beforeAutospacing="0" w:lineRule="auto"/>
        <w:ind w:left="1440" w:hanging="360"/>
        <w:rPr>
          <w:u w:val="none"/>
        </w:rPr>
      </w:pPr>
      <w:r w:rsidDel="00000000" w:rsidR="00000000" w:rsidRPr="00000000">
        <w:rPr>
          <w:rtl w:val="0"/>
        </w:rPr>
        <w:t xml:space="preserve">Indexed context also surfaced via the NRAI chat interface or NRAI API when the “What Happened Last Time?” tools are selected.</w:t>
      </w:r>
    </w:p>
    <w:p w:rsidR="00000000" w:rsidDel="00000000" w:rsidP="00000000" w:rsidRDefault="00000000" w:rsidRPr="00000000" w14:paraId="000001A4">
      <w:pPr>
        <w:widowControl w:val="0"/>
        <w:rPr>
          <w:b w:val="1"/>
          <w:bCs w:val="1"/>
        </w:rPr>
      </w:pPr>
      <w:r w:rsidDel="00000000" w:rsidR="00000000" w:rsidRPr="00000000">
        <w:rPr>
          <w:b w:val="1"/>
          <w:bCs w:val="1"/>
          <w:rtl w:val="0"/>
        </w:rPr>
        <w:t xml:space="preserve">Phase 2: Expansion and optimization</w:t>
      </w:r>
      <w:r w:rsidDel="00000000" w:rsidR="00000000" w:rsidRPr="00000000">
        <w:rPr>
          <w:rtl w:val="0"/>
        </w:rPr>
      </w:r>
    </w:p>
    <w:p w:rsidR="00000000" w:rsidDel="00000000" w:rsidP="00000000" w:rsidRDefault="00000000" w:rsidRPr="00000000" w14:paraId="000001A5">
      <w:pPr>
        <w:widowControl w:val="0"/>
        <w:numPr>
          <w:ilvl w:val="0"/>
          <w:numId w:val="21"/>
        </w:numPr>
        <w:spacing w:after="0" w:afterAutospacing="0" w:before="240" w:lineRule="auto"/>
        <w:ind w:left="720" w:hanging="360"/>
      </w:pPr>
      <w:r w:rsidDel="00000000" w:rsidR="00000000" w:rsidRPr="00000000">
        <w:rPr>
          <w:b w:val="1"/>
          <w:bCs w:val="1"/>
          <w:rtl w:val="0"/>
        </w:rPr>
        <w:t xml:space="preserve">Additional data sources:</w:t>
      </w:r>
      <w:r w:rsidDel="00000000" w:rsidR="00000000" w:rsidRPr="00000000">
        <w:rPr>
          <w:rtl w:val="0"/>
        </w:rPr>
      </w:r>
    </w:p>
    <w:p w:rsidR="00000000" w:rsidDel="00000000" w:rsidP="00000000" w:rsidRDefault="00000000" w:rsidRPr="00000000" w14:paraId="000001A6">
      <w:pPr>
        <w:widowControl w:val="0"/>
        <w:numPr>
          <w:ilvl w:val="1"/>
          <w:numId w:val="21"/>
        </w:numPr>
        <w:spacing w:after="0" w:afterAutospacing="0" w:before="0" w:beforeAutospacing="0" w:lineRule="auto"/>
        <w:ind w:left="1440" w:hanging="360"/>
      </w:pPr>
      <w:r w:rsidDel="00000000" w:rsidR="00000000" w:rsidRPr="00000000">
        <w:rPr>
          <w:rtl w:val="0"/>
        </w:rPr>
        <w:t xml:space="preserve">Develop a generic ingestion endpoint and pipeline for custom data sources.</w:t>
      </w:r>
      <w:r w:rsidDel="00000000" w:rsidR="00000000" w:rsidRPr="00000000">
        <w:rPr>
          <w:rtl w:val="0"/>
        </w:rPr>
      </w:r>
    </w:p>
    <w:p w:rsidR="00000000" w:rsidDel="00000000" w:rsidP="00000000" w:rsidRDefault="00000000" w:rsidRPr="00000000" w14:paraId="000001A7">
      <w:pPr>
        <w:widowControl w:val="0"/>
        <w:numPr>
          <w:ilvl w:val="1"/>
          <w:numId w:val="21"/>
        </w:numPr>
        <w:spacing w:after="0" w:afterAutospacing="0" w:before="0" w:beforeAutospacing="0" w:lineRule="auto"/>
        <w:ind w:left="1440" w:hanging="360"/>
      </w:pPr>
      <w:r w:rsidDel="00000000" w:rsidR="00000000" w:rsidRPr="00000000">
        <w:rPr>
          <w:rtl w:val="0"/>
        </w:rPr>
        <w:t xml:space="preserve">Integrate with additional data sources (Jira, GitHub, etc.).</w:t>
      </w:r>
      <w:r w:rsidDel="00000000" w:rsidR="00000000" w:rsidRPr="00000000">
        <w:rPr>
          <w:rtl w:val="0"/>
        </w:rPr>
      </w:r>
    </w:p>
    <w:p w:rsidR="00000000" w:rsidDel="00000000" w:rsidP="00000000" w:rsidRDefault="00000000" w:rsidRPr="00000000" w14:paraId="000001A8">
      <w:pPr>
        <w:widowControl w:val="0"/>
        <w:numPr>
          <w:ilvl w:val="1"/>
          <w:numId w:val="21"/>
        </w:numPr>
        <w:spacing w:after="0" w:afterAutospacing="0" w:before="0" w:beforeAutospacing="0" w:lineRule="auto"/>
        <w:ind w:left="1440" w:hanging="360"/>
      </w:pPr>
      <w:r w:rsidDel="00000000" w:rsidR="00000000" w:rsidRPr="00000000">
        <w:rPr>
          <w:rtl w:val="0"/>
        </w:rPr>
        <w:t xml:space="preserve">Develop optimized ingestion pipelines for priority sources.</w:t>
      </w:r>
      <w:r w:rsidDel="00000000" w:rsidR="00000000" w:rsidRPr="00000000">
        <w:rPr>
          <w:rtl w:val="0"/>
        </w:rPr>
        <w:t xml:space="preserve"> Basically, create “secret sauce” chunking and vectorization algos for certain internal and external sources, effectively making New Relic AI the best O11y assistant at using context from certain sources. </w:t>
      </w:r>
    </w:p>
    <w:p w:rsidR="00000000" w:rsidDel="00000000" w:rsidP="00000000" w:rsidRDefault="00000000" w:rsidRPr="00000000" w14:paraId="000001A9">
      <w:pPr>
        <w:widowControl w:val="0"/>
        <w:numPr>
          <w:ilvl w:val="0"/>
          <w:numId w:val="21"/>
        </w:numPr>
        <w:spacing w:after="0" w:afterAutospacing="0" w:before="0" w:beforeAutospacing="0" w:lineRule="auto"/>
        <w:ind w:left="720" w:hanging="360"/>
      </w:pPr>
      <w:r w:rsidDel="00000000" w:rsidR="00000000" w:rsidRPr="00000000">
        <w:rPr>
          <w:b w:val="1"/>
          <w:bCs w:val="1"/>
          <w:rtl w:val="0"/>
        </w:rPr>
        <w:t xml:space="preserve">Advanced vectorization:</w:t>
      </w:r>
      <w:r w:rsidDel="00000000" w:rsidR="00000000" w:rsidRPr="00000000">
        <w:rPr>
          <w:rtl w:val="0"/>
        </w:rPr>
      </w:r>
    </w:p>
    <w:p w:rsidR="00000000" w:rsidDel="00000000" w:rsidP="00000000" w:rsidRDefault="00000000" w:rsidRPr="00000000" w14:paraId="000001AA">
      <w:pPr>
        <w:widowControl w:val="0"/>
        <w:numPr>
          <w:ilvl w:val="1"/>
          <w:numId w:val="21"/>
        </w:numPr>
        <w:spacing w:after="0" w:afterAutospacing="0" w:before="0" w:beforeAutospacing="0" w:lineRule="auto"/>
        <w:ind w:left="1440" w:hanging="360"/>
      </w:pPr>
      <w:r w:rsidDel="00000000" w:rsidR="00000000" w:rsidRPr="00000000">
        <w:rPr>
          <w:rtl w:val="0"/>
        </w:rPr>
        <w:t xml:space="preserve">Implement additional vectorization algorithms for diverse data types.</w:t>
      </w:r>
      <w:r w:rsidDel="00000000" w:rsidR="00000000" w:rsidRPr="00000000">
        <w:rPr>
          <w:rtl w:val="0"/>
        </w:rPr>
      </w:r>
    </w:p>
    <w:p w:rsidR="00000000" w:rsidDel="00000000" w:rsidP="00000000" w:rsidRDefault="00000000" w:rsidRPr="00000000" w14:paraId="000001AB">
      <w:pPr>
        <w:widowControl w:val="0"/>
        <w:numPr>
          <w:ilvl w:val="1"/>
          <w:numId w:val="21"/>
        </w:numPr>
        <w:spacing w:after="0" w:afterAutospacing="0" w:before="0" w:beforeAutospacing="0" w:lineRule="auto"/>
        <w:ind w:left="1440" w:hanging="360"/>
      </w:pPr>
      <w:r w:rsidDel="00000000" w:rsidR="00000000" w:rsidRPr="00000000">
        <w:rPr>
          <w:rtl w:val="0"/>
        </w:rPr>
        <w:t xml:space="preserve">Explore hybrid search capabilities.</w:t>
      </w:r>
      <w:r w:rsidDel="00000000" w:rsidR="00000000" w:rsidRPr="00000000">
        <w:rPr>
          <w:rtl w:val="0"/>
        </w:rPr>
      </w:r>
    </w:p>
    <w:p w:rsidR="00000000" w:rsidDel="00000000" w:rsidP="00000000" w:rsidRDefault="00000000" w:rsidRPr="00000000" w14:paraId="000001AC">
      <w:pPr>
        <w:widowControl w:val="0"/>
        <w:numPr>
          <w:ilvl w:val="0"/>
          <w:numId w:val="21"/>
        </w:numPr>
        <w:spacing w:after="0" w:afterAutospacing="0" w:before="0" w:beforeAutospacing="0" w:lineRule="auto"/>
        <w:ind w:left="720" w:hanging="360"/>
      </w:pPr>
      <w:r w:rsidDel="00000000" w:rsidR="00000000" w:rsidRPr="00000000">
        <w:rPr>
          <w:b w:val="1"/>
          <w:bCs w:val="1"/>
          <w:rtl w:val="0"/>
        </w:rPr>
        <w:t xml:space="preserve">Fine-grained control:</w:t>
      </w:r>
      <w:r w:rsidDel="00000000" w:rsidR="00000000" w:rsidRPr="00000000">
        <w:rPr>
          <w:rtl w:val="0"/>
        </w:rPr>
      </w:r>
    </w:p>
    <w:p w:rsidR="00000000" w:rsidDel="00000000" w:rsidP="00000000" w:rsidRDefault="00000000" w:rsidRPr="00000000" w14:paraId="000001AD">
      <w:pPr>
        <w:widowControl w:val="0"/>
        <w:numPr>
          <w:ilvl w:val="1"/>
          <w:numId w:val="21"/>
        </w:numPr>
        <w:spacing w:after="0" w:afterAutospacing="0" w:before="0" w:beforeAutospacing="0" w:lineRule="auto"/>
        <w:ind w:left="1440" w:hanging="360"/>
      </w:pPr>
      <w:r w:rsidDel="00000000" w:rsidR="00000000" w:rsidRPr="00000000">
        <w:rPr>
          <w:rtl w:val="0"/>
        </w:rPr>
        <w:t xml:space="preserve">Implement user-defined rules for context selection and access control.</w:t>
      </w:r>
      <w:r w:rsidDel="00000000" w:rsidR="00000000" w:rsidRPr="00000000">
        <w:rPr>
          <w:rtl w:val="0"/>
        </w:rPr>
      </w:r>
    </w:p>
    <w:p w:rsidR="00000000" w:rsidDel="00000000" w:rsidP="00000000" w:rsidRDefault="00000000" w:rsidRPr="00000000" w14:paraId="000001AE">
      <w:pPr>
        <w:widowControl w:val="0"/>
        <w:numPr>
          <w:ilvl w:val="0"/>
          <w:numId w:val="21"/>
        </w:numPr>
        <w:spacing w:after="0" w:afterAutospacing="0" w:before="0" w:beforeAutospacing="0" w:lineRule="auto"/>
        <w:ind w:left="720" w:hanging="360"/>
      </w:pPr>
      <w:r w:rsidDel="00000000" w:rsidR="00000000" w:rsidRPr="00000000">
        <w:rPr>
          <w:b w:val="1"/>
          <w:bCs w:val="1"/>
          <w:rtl w:val="0"/>
        </w:rPr>
        <w:t xml:space="preserve">External RAG integration:</w:t>
      </w:r>
      <w:r w:rsidDel="00000000" w:rsidR="00000000" w:rsidRPr="00000000">
        <w:rPr>
          <w:rtl w:val="0"/>
        </w:rPr>
      </w:r>
    </w:p>
    <w:p w:rsidR="00000000" w:rsidDel="00000000" w:rsidP="00000000" w:rsidRDefault="00000000" w:rsidRPr="00000000" w14:paraId="000001AF">
      <w:pPr>
        <w:widowControl w:val="0"/>
        <w:numPr>
          <w:ilvl w:val="1"/>
          <w:numId w:val="21"/>
        </w:numPr>
        <w:spacing w:after="240" w:before="0" w:beforeAutospacing="0" w:lineRule="auto"/>
        <w:ind w:left="1440" w:hanging="360"/>
      </w:pPr>
      <w:r w:rsidDel="00000000" w:rsidR="00000000" w:rsidRPr="00000000">
        <w:rPr>
          <w:rtl w:val="0"/>
        </w:rPr>
        <w:t xml:space="preserve">Integrate with external RAG platforms (e.g., AWS Retriever API, MSFT Fabric, etc.).</w:t>
      </w:r>
      <w:r w:rsidDel="00000000" w:rsidR="00000000" w:rsidRPr="00000000">
        <w:rPr>
          <w:rtl w:val="0"/>
        </w:rPr>
      </w:r>
    </w:p>
    <w:p w:rsidR="00000000" w:rsidDel="00000000" w:rsidP="00000000" w:rsidRDefault="00000000" w:rsidRPr="00000000" w14:paraId="000001B0">
      <w:pPr>
        <w:widowControl w:val="0"/>
        <w:rPr/>
      </w:pPr>
      <w:r w:rsidDel="00000000" w:rsidR="00000000" w:rsidRPr="00000000">
        <w:rPr>
          <w:b w:val="1"/>
          <w:bCs w:val="1"/>
          <w:rtl w:val="0"/>
        </w:rPr>
        <w:t xml:space="preserve">Phase 3: Advanced capabilities and customization</w:t>
      </w:r>
      <w:r w:rsidDel="00000000" w:rsidR="00000000" w:rsidRPr="00000000">
        <w:rPr>
          <w:rtl w:val="0"/>
        </w:rPr>
      </w:r>
    </w:p>
    <w:p w:rsidR="00000000" w:rsidDel="00000000" w:rsidP="00000000" w:rsidRDefault="00000000" w:rsidRPr="00000000" w14:paraId="000001B1">
      <w:pPr>
        <w:widowControl w:val="0"/>
        <w:numPr>
          <w:ilvl w:val="0"/>
          <w:numId w:val="31"/>
        </w:numPr>
        <w:spacing w:after="0" w:afterAutospacing="0" w:before="240" w:lineRule="auto"/>
        <w:ind w:left="720" w:hanging="360"/>
      </w:pPr>
      <w:r w:rsidDel="00000000" w:rsidR="00000000" w:rsidRPr="00000000">
        <w:rPr>
          <w:b w:val="1"/>
          <w:bCs w:val="1"/>
          <w:rtl w:val="0"/>
        </w:rPr>
        <w:t xml:space="preserve">Customer-Facing Customization:</w:t>
      </w:r>
      <w:r w:rsidDel="00000000" w:rsidR="00000000" w:rsidRPr="00000000">
        <w:rPr>
          <w:rtl w:val="0"/>
        </w:rPr>
      </w:r>
    </w:p>
    <w:p w:rsidR="00000000" w:rsidDel="00000000" w:rsidP="00000000" w:rsidRDefault="00000000" w:rsidRPr="00000000" w14:paraId="000001B2">
      <w:pPr>
        <w:widowControl w:val="0"/>
        <w:numPr>
          <w:ilvl w:val="1"/>
          <w:numId w:val="31"/>
        </w:numPr>
        <w:spacing w:after="240" w:before="0" w:beforeAutospacing="0" w:lineRule="auto"/>
        <w:ind w:left="1440" w:hanging="360"/>
      </w:pPr>
      <w:r w:rsidDel="00000000" w:rsidR="00000000" w:rsidRPr="00000000">
        <w:rPr>
          <w:rtl w:val="0"/>
        </w:rPr>
        <w:t xml:space="preserve">Explore exposing customization options to customers (e.g., custom context selection)</w:t>
      </w:r>
      <w:r w:rsidDel="00000000" w:rsidR="00000000" w:rsidRPr="00000000">
        <w:rPr>
          <w:rtl w:val="0"/>
        </w:rPr>
        <w:t xml:space="preserve"> vs. controlling which tools use context on their behalf.</w:t>
      </w:r>
    </w:p>
    <w:p w:rsidR="00000000" w:rsidDel="00000000" w:rsidP="00000000" w:rsidRDefault="00000000" w:rsidRPr="00000000" w14:paraId="000001B3">
      <w:pPr>
        <w:pStyle w:val="Heading1"/>
        <w:spacing w:line="360" w:lineRule="auto"/>
        <w:rPr/>
      </w:pPr>
      <w:bookmarkStart w:colFirst="0" w:colLast="0" w:name="_ui830rdmtakx" w:id="42"/>
      <w:bookmarkEnd w:id="42"/>
      <w:r w:rsidDel="00000000" w:rsidR="00000000" w:rsidRPr="00000000">
        <w:rPr>
          <w:rtl w:val="0"/>
        </w:rPr>
        <w:t xml:space="preserve">Supporting Documentation</w:t>
      </w:r>
    </w:p>
    <w:p w:rsidR="00000000" w:rsidDel="00000000" w:rsidP="00000000" w:rsidRDefault="00000000" w:rsidRPr="00000000" w14:paraId="000001B4">
      <w:pPr>
        <w:pStyle w:val="Heading3"/>
        <w:spacing w:line="360" w:lineRule="auto"/>
        <w:rPr/>
      </w:pPr>
      <w:bookmarkStart w:colFirst="0" w:colLast="0" w:name="_gdcw8pvqavlm" w:id="43"/>
      <w:bookmarkEnd w:id="43"/>
      <w:r w:rsidDel="00000000" w:rsidR="00000000" w:rsidRPr="00000000">
        <w:rPr>
          <w:rtl w:val="0"/>
        </w:rPr>
        <w:t xml:space="preserve">Engineering planning documents</w:t>
      </w:r>
    </w:p>
    <w:p w:rsidR="00000000" w:rsidDel="00000000" w:rsidP="00000000" w:rsidRDefault="00000000" w:rsidRPr="00000000" w14:paraId="000001B5">
      <w:pPr>
        <w:numPr>
          <w:ilvl w:val="0"/>
          <w:numId w:val="16"/>
        </w:numPr>
        <w:ind w:left="720" w:hanging="360"/>
        <w:rPr>
          <w:u w:val="none"/>
        </w:rPr>
      </w:pPr>
      <w:hyperlink r:id="rId23">
        <w:r w:rsidDel="00000000" w:rsidR="00000000" w:rsidRPr="00000000">
          <w:rPr>
            <w:color w:val="1155cc"/>
            <w:u w:val="single"/>
            <w:rtl w:val="0"/>
          </w:rPr>
          <w:t xml:space="preserve">https://newrelic.atlassian.net/l/cp/VpCt4GNd</w:t>
        </w:r>
      </w:hyperlink>
      <w:r w:rsidDel="00000000" w:rsidR="00000000" w:rsidRPr="00000000">
        <w:rPr>
          <w:rtl w:val="0"/>
        </w:rPr>
        <w:t xml:space="preserve"> </w:t>
      </w:r>
    </w:p>
    <w:p w:rsidR="00000000" w:rsidDel="00000000" w:rsidP="00000000" w:rsidRDefault="00000000" w:rsidRPr="00000000" w14:paraId="000001B6">
      <w:pPr>
        <w:pStyle w:val="Heading3"/>
        <w:spacing w:line="360" w:lineRule="auto"/>
        <w:rPr/>
      </w:pPr>
      <w:bookmarkStart w:colFirst="0" w:colLast="0" w:name="_lgkog813k1fe" w:id="44"/>
      <w:bookmarkEnd w:id="44"/>
      <w:r w:rsidDel="00000000" w:rsidR="00000000" w:rsidRPr="00000000">
        <w:rPr>
          <w:rtl w:val="0"/>
        </w:rPr>
        <w:t xml:space="preserve">Engineering workstreams</w:t>
      </w:r>
    </w:p>
    <w:p w:rsidR="00000000" w:rsidDel="00000000" w:rsidP="00000000" w:rsidRDefault="00000000" w:rsidRPr="00000000" w14:paraId="000001B7">
      <w:pPr>
        <w:numPr>
          <w:ilvl w:val="0"/>
          <w:numId w:val="48"/>
        </w:numPr>
        <w:spacing w:line="360" w:lineRule="auto"/>
        <w:ind w:left="720" w:hanging="360"/>
        <w:rPr>
          <w:u w:val="none"/>
        </w:rPr>
      </w:pPr>
      <w:hyperlink r:id="rId24">
        <w:r w:rsidDel="00000000" w:rsidR="00000000" w:rsidRPr="00000000">
          <w:rPr>
            <w:color w:val="0000ee"/>
            <w:u w:val="single"/>
            <w:rtl w:val="0"/>
          </w:rPr>
          <w:t xml:space="preserve">AI Workstreams w/ Business Values</w:t>
        </w:r>
      </w:hyperlink>
      <w:r w:rsidDel="00000000" w:rsidR="00000000" w:rsidRPr="00000000">
        <w:rPr>
          <w:rtl w:val="0"/>
        </w:rPr>
      </w:r>
    </w:p>
    <w:p w:rsidR="00000000" w:rsidDel="00000000" w:rsidP="00000000" w:rsidRDefault="00000000" w:rsidRPr="00000000" w14:paraId="000001B8">
      <w:pPr>
        <w:pStyle w:val="Heading3"/>
        <w:spacing w:line="360" w:lineRule="auto"/>
        <w:rPr/>
      </w:pPr>
      <w:bookmarkStart w:colFirst="0" w:colLast="0" w:name="_qqmjh01mftij" w:id="45"/>
      <w:bookmarkEnd w:id="45"/>
      <w:r w:rsidDel="00000000" w:rsidR="00000000" w:rsidRPr="00000000">
        <w:rPr>
          <w:rtl w:val="0"/>
        </w:rPr>
        <w:t xml:space="preserve">Current-state integration steel threads &amp; documentation</w:t>
      </w:r>
    </w:p>
    <w:p w:rsidR="00000000" w:rsidDel="00000000" w:rsidP="00000000" w:rsidRDefault="00000000" w:rsidRPr="00000000" w14:paraId="000001B9">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rPr>
          <w:color w:val="1f1f1f"/>
          <w:sz w:val="22"/>
          <w:szCs w:val="22"/>
        </w:rPr>
      </w:pPr>
      <w:hyperlink r:id="rId25">
        <w:r w:rsidDel="00000000" w:rsidR="00000000" w:rsidRPr="00000000">
          <w:rPr>
            <w:color w:val="0000ee"/>
            <w:u w:val="single"/>
            <w:rtl w:val="0"/>
          </w:rPr>
          <w:t xml:space="preserve">GitHub Copilot + NRAI: Steel Thread User Journey</w:t>
        </w:r>
      </w:hyperlink>
      <w:r w:rsidDel="00000000" w:rsidR="00000000" w:rsidRPr="00000000">
        <w:rPr>
          <w:rtl w:val="0"/>
        </w:rPr>
      </w:r>
    </w:p>
    <w:p w:rsidR="00000000" w:rsidDel="00000000" w:rsidP="00000000" w:rsidRDefault="00000000" w:rsidRPr="00000000" w14:paraId="000001BA">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rPr>
          <w:color w:val="1f1f1f"/>
          <w:sz w:val="22"/>
          <w:szCs w:val="22"/>
        </w:rPr>
      </w:pPr>
      <w:hyperlink r:id="rId26">
        <w:r w:rsidDel="00000000" w:rsidR="00000000" w:rsidRPr="00000000">
          <w:rPr>
            <w:color w:val="0000ee"/>
            <w:u w:val="single"/>
            <w:rtl w:val="0"/>
          </w:rPr>
          <w:t xml:space="preserve">Steel Thread: Amazon Q Business + New Relic AI Integration</w:t>
        </w:r>
      </w:hyperlink>
      <w:r w:rsidDel="00000000" w:rsidR="00000000" w:rsidRPr="00000000">
        <w:rPr>
          <w:rtl w:val="0"/>
        </w:rPr>
      </w:r>
    </w:p>
    <w:p w:rsidR="00000000" w:rsidDel="00000000" w:rsidP="00000000" w:rsidRDefault="00000000" w:rsidRPr="00000000" w14:paraId="000001BB">
      <w:pPr>
        <w:numPr>
          <w:ilvl w:val="0"/>
          <w:numId w:val="18"/>
        </w:numPr>
        <w:pBdr>
          <w:top w:color="auto" w:space="0" w:sz="0" w:val="none"/>
          <w:bottom w:color="auto" w:space="0" w:sz="0" w:val="none"/>
          <w:right w:color="auto" w:space="0" w:sz="0" w:val="none"/>
          <w:between w:color="auto" w:space="0" w:sz="0" w:val="none"/>
        </w:pBdr>
        <w:spacing w:after="120" w:line="360" w:lineRule="auto"/>
        <w:ind w:left="720" w:hanging="360"/>
        <w:rPr>
          <w:color w:val="1f1f1f"/>
          <w:sz w:val="22"/>
          <w:szCs w:val="22"/>
        </w:rPr>
      </w:pPr>
      <w:hyperlink r:id="rId27">
        <w:r w:rsidDel="00000000" w:rsidR="00000000" w:rsidRPr="00000000">
          <w:rPr>
            <w:color w:val="0000ee"/>
            <w:u w:val="single"/>
            <w:rtl w:val="0"/>
          </w:rPr>
          <w:t xml:space="preserve">NRAI Agent Process Maps</w:t>
        </w:r>
      </w:hyperlink>
      <w:r w:rsidDel="00000000" w:rsidR="00000000" w:rsidRPr="00000000">
        <w:rPr>
          <w:rtl w:val="0"/>
        </w:rPr>
      </w:r>
    </w:p>
    <w:p w:rsidR="00000000" w:rsidDel="00000000" w:rsidP="00000000" w:rsidRDefault="00000000" w:rsidRPr="00000000" w14:paraId="000001BC">
      <w:pPr>
        <w:pStyle w:val="Heading3"/>
        <w:spacing w:line="360" w:lineRule="auto"/>
        <w:rPr/>
      </w:pPr>
      <w:bookmarkStart w:colFirst="0" w:colLast="0" w:name="_jjxuj7dygci9" w:id="46"/>
      <w:bookmarkEnd w:id="46"/>
      <w:r w:rsidDel="00000000" w:rsidR="00000000" w:rsidRPr="00000000">
        <w:rPr>
          <w:rtl w:val="0"/>
        </w:rPr>
        <w:t xml:space="preserve">In-process integration steel threads &amp; documentation</w:t>
      </w:r>
    </w:p>
    <w:p w:rsidR="00000000" w:rsidDel="00000000" w:rsidP="00000000" w:rsidRDefault="00000000" w:rsidRPr="00000000" w14:paraId="000001BD">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rPr>
          <w:color w:val="1f1f1f"/>
          <w:sz w:val="22"/>
          <w:szCs w:val="22"/>
        </w:rPr>
      </w:pPr>
      <w:hyperlink r:id="rId28">
        <w:r w:rsidDel="00000000" w:rsidR="00000000" w:rsidRPr="00000000">
          <w:rPr>
            <w:color w:val="0000ee"/>
            <w:u w:val="single"/>
            <w:rtl w:val="0"/>
          </w:rPr>
          <w:t xml:space="preserve">Steel Thread: ServiceNow Operator using New Relic AI for Incident Triage and Resolution</w:t>
        </w:r>
      </w:hyperlink>
      <w:r w:rsidDel="00000000" w:rsidR="00000000" w:rsidRPr="00000000">
        <w:rPr>
          <w:rtl w:val="0"/>
        </w:rPr>
      </w:r>
    </w:p>
    <w:p w:rsidR="00000000" w:rsidDel="00000000" w:rsidP="00000000" w:rsidRDefault="00000000" w:rsidRPr="00000000" w14:paraId="000001BE">
      <w:pPr>
        <w:numPr>
          <w:ilvl w:val="0"/>
          <w:numId w:val="39"/>
        </w:numPr>
        <w:pBdr>
          <w:top w:color="auto" w:space="0" w:sz="0" w:val="none"/>
          <w:bottom w:color="auto" w:space="0" w:sz="0" w:val="none"/>
          <w:right w:color="auto" w:space="0" w:sz="0" w:val="none"/>
          <w:between w:color="auto" w:space="0" w:sz="0" w:val="none"/>
        </w:pBdr>
        <w:spacing w:after="120" w:line="360" w:lineRule="auto"/>
        <w:ind w:left="720" w:hanging="360"/>
        <w:rPr>
          <w:color w:val="1f1f1f"/>
          <w:sz w:val="22"/>
          <w:szCs w:val="22"/>
        </w:rPr>
      </w:pPr>
      <w:hyperlink r:id="rId29">
        <w:r w:rsidDel="00000000" w:rsidR="00000000" w:rsidRPr="00000000">
          <w:rPr>
            <w:color w:val="0000ee"/>
            <w:u w:val="single"/>
            <w:rtl w:val="0"/>
          </w:rPr>
          <w:t xml:space="preserve">Steel thread: Generative UX with agentic orchestration</w:t>
        </w:r>
      </w:hyperlink>
      <w:r w:rsidDel="00000000" w:rsidR="00000000" w:rsidRPr="00000000">
        <w:rPr>
          <w:rtl w:val="0"/>
        </w:rPr>
      </w:r>
    </w:p>
    <w:p w:rsidR="00000000" w:rsidDel="00000000" w:rsidP="00000000" w:rsidRDefault="00000000" w:rsidRPr="00000000" w14:paraId="000001BF">
      <w:pPr>
        <w:pStyle w:val="Heading3"/>
        <w:spacing w:line="360" w:lineRule="auto"/>
        <w:rPr/>
      </w:pPr>
      <w:bookmarkStart w:colFirst="0" w:colLast="0" w:name="_nvundnfqtapx" w:id="47"/>
      <w:bookmarkEnd w:id="47"/>
      <w:r w:rsidDel="00000000" w:rsidR="00000000" w:rsidRPr="00000000">
        <w:rPr>
          <w:rtl w:val="0"/>
        </w:rPr>
        <w:t xml:space="preserve">Use cases</w:t>
      </w:r>
    </w:p>
    <w:p w:rsidR="00000000" w:rsidDel="00000000" w:rsidP="00000000" w:rsidRDefault="00000000" w:rsidRPr="00000000" w14:paraId="000001C0">
      <w:pPr>
        <w:numPr>
          <w:ilvl w:val="0"/>
          <w:numId w:val="15"/>
        </w:numPr>
        <w:pBdr>
          <w:top w:color="auto" w:space="0" w:sz="0" w:val="none"/>
          <w:bottom w:color="auto" w:space="0" w:sz="0" w:val="none"/>
          <w:right w:color="auto" w:space="0" w:sz="0" w:val="none"/>
          <w:between w:color="auto" w:space="0" w:sz="0" w:val="none"/>
        </w:pBdr>
        <w:spacing w:after="120" w:line="360" w:lineRule="auto"/>
        <w:ind w:left="720" w:hanging="360"/>
        <w:rPr>
          <w:color w:val="1f1f1f"/>
          <w:sz w:val="22"/>
          <w:szCs w:val="22"/>
        </w:rPr>
      </w:pPr>
      <w:hyperlink r:id="rId30">
        <w:r w:rsidDel="00000000" w:rsidR="00000000" w:rsidRPr="00000000">
          <w:rPr>
            <w:color w:val="0000ee"/>
            <w:u w:val="single"/>
            <w:rtl w:val="0"/>
          </w:rPr>
          <w:t xml:space="preserve">Agentic Orchestration Use Cases</w:t>
        </w:r>
      </w:hyperlink>
      <w:r w:rsidDel="00000000" w:rsidR="00000000" w:rsidRPr="00000000">
        <w:rPr>
          <w:rtl w:val="0"/>
        </w:rPr>
      </w:r>
    </w:p>
    <w:p w:rsidR="00000000" w:rsidDel="00000000" w:rsidP="00000000" w:rsidRDefault="00000000" w:rsidRPr="00000000" w14:paraId="000001C1">
      <w:pPr>
        <w:pStyle w:val="Heading1"/>
        <w:spacing w:line="360" w:lineRule="auto"/>
        <w:rPr/>
      </w:pPr>
      <w:bookmarkStart w:colFirst="0" w:colLast="0" w:name="_jk2bu8csd4q5" w:id="48"/>
      <w:bookmarkEnd w:id="48"/>
      <w:r w:rsidDel="00000000" w:rsidR="00000000" w:rsidRPr="00000000">
        <w:rPr>
          <w:rtl w:val="0"/>
        </w:rPr>
      </w:r>
    </w:p>
    <w:p w:rsidR="00000000" w:rsidDel="00000000" w:rsidP="00000000" w:rsidRDefault="00000000" w:rsidRPr="00000000" w14:paraId="000001C2">
      <w:pPr>
        <w:pStyle w:val="Heading1"/>
        <w:spacing w:line="360" w:lineRule="auto"/>
        <w:rPr/>
      </w:pPr>
      <w:bookmarkStart w:colFirst="0" w:colLast="0" w:name="_xw7tqwiy4u9n" w:id="49"/>
      <w:bookmarkEnd w:id="49"/>
      <w:r w:rsidDel="00000000" w:rsidR="00000000" w:rsidRPr="00000000">
        <w:rPr>
          <w:rtl w:val="0"/>
        </w:rPr>
        <w:t xml:space="preserve">Appendix</w:t>
      </w:r>
    </w:p>
    <w:bookmarkStart w:colFirst="0" w:colLast="0" w:name="mni68u6x5yh7" w:id="50"/>
    <w:bookmarkEnd w:id="50"/>
    <w:p w:rsidR="00000000" w:rsidDel="00000000" w:rsidP="00000000" w:rsidRDefault="00000000" w:rsidRPr="00000000" w14:paraId="000001C3">
      <w:pPr>
        <w:pStyle w:val="Heading2"/>
        <w:spacing w:line="360" w:lineRule="auto"/>
        <w:rPr>
          <w:color w:val="1f1f1f"/>
        </w:rPr>
      </w:pPr>
      <w:bookmarkStart w:colFirst="0" w:colLast="0" w:name="_av7avwf5hxqq" w:id="51"/>
      <w:bookmarkEnd w:id="51"/>
      <w:r w:rsidDel="00000000" w:rsidR="00000000" w:rsidRPr="00000000">
        <w:rPr>
          <w:rtl w:val="0"/>
        </w:rPr>
        <w:t xml:space="preserve">Definitions</w:t>
      </w:r>
      <w:r w:rsidDel="00000000" w:rsidR="00000000" w:rsidRPr="00000000">
        <w:rPr>
          <w:rtl w:val="0"/>
        </w:rPr>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color w:val="1f1f1f"/>
        </w:rPr>
      </w:pPr>
      <w:r w:rsidDel="00000000" w:rsidR="00000000" w:rsidRPr="00000000">
        <w:rPr>
          <w:b w:val="1"/>
          <w:bCs w:val="1"/>
          <w:color w:val="1f1f1f"/>
          <w:rtl w:val="0"/>
        </w:rPr>
        <w:t xml:space="preserve">1. </w:t>
      </w:r>
      <w:bookmarkStart w:colFirst="0" w:colLast="0" w:name="fgz9k69539x8" w:id="52"/>
      <w:bookmarkEnd w:id="52"/>
      <w:r w:rsidDel="00000000" w:rsidR="00000000" w:rsidRPr="00000000">
        <w:rPr>
          <w:b w:val="1"/>
          <w:bCs w:val="1"/>
          <w:color w:val="1f1f1f"/>
          <w:rtl w:val="0"/>
        </w:rPr>
        <w:t xml:space="preserve">Intelligent Agent</w:t>
      </w:r>
    </w:p>
    <w:p w:rsidR="00000000" w:rsidDel="00000000" w:rsidP="00000000" w:rsidRDefault="00000000" w:rsidRPr="00000000" w14:paraId="000001C5">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color w:val="1f1f1f"/>
          <w:rtl w:val="0"/>
        </w:rPr>
        <w:t xml:space="preserve">In AI, an agent is an autonomous entity that can perceive its environment, make decisions, and act to achieve specific goals.</w:t>
      </w:r>
    </w:p>
    <w:p w:rsidR="00000000" w:rsidDel="00000000" w:rsidP="00000000" w:rsidRDefault="00000000" w:rsidRPr="00000000" w14:paraId="000001C6">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color w:val="1f1f1f"/>
          <w:rtl w:val="0"/>
        </w:rPr>
        <w:t xml:space="preserve">Agents can be simple, like a rule-based chatbot, or complex, like a reinforcement learning algorithm that learns through trial and error.</w:t>
      </w:r>
    </w:p>
    <w:p w:rsidR="00000000" w:rsidDel="00000000" w:rsidP="00000000" w:rsidRDefault="00000000" w:rsidRPr="00000000" w14:paraId="000001C7">
      <w:pPr>
        <w:numPr>
          <w:ilvl w:val="0"/>
          <w:numId w:val="46"/>
        </w:numPr>
        <w:pBdr>
          <w:top w:color="auto" w:space="0" w:sz="0" w:val="none"/>
          <w:bottom w:color="auto" w:space="0" w:sz="0" w:val="none"/>
          <w:right w:color="auto" w:space="0" w:sz="0" w:val="none"/>
          <w:between w:color="auto" w:space="0" w:sz="0" w:val="none"/>
        </w:pBdr>
        <w:spacing w:after="120" w:line="360" w:lineRule="auto"/>
        <w:ind w:left="720" w:hanging="360"/>
        <w:rPr>
          <w:sz w:val="22"/>
          <w:szCs w:val="22"/>
        </w:rPr>
      </w:pPr>
      <w:r w:rsidDel="00000000" w:rsidR="00000000" w:rsidRPr="00000000">
        <w:rPr>
          <w:color w:val="1f1f1f"/>
          <w:rtl w:val="0"/>
        </w:rPr>
        <w:t xml:space="preserve">In the orchestration context, agents are often specialized, each with its own capabilities and expertise.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color w:val="1f1f1f"/>
        </w:rPr>
      </w:pPr>
      <w:r w:rsidDel="00000000" w:rsidR="00000000" w:rsidRPr="00000000">
        <w:rPr>
          <w:b w:val="1"/>
          <w:bCs w:val="1"/>
          <w:color w:val="1f1f1f"/>
          <w:rtl w:val="0"/>
        </w:rPr>
        <w:t xml:space="preserve">2. </w:t>
      </w:r>
      <w:bookmarkStart w:colFirst="0" w:colLast="0" w:name="5penw213760f" w:id="53"/>
      <w:bookmarkEnd w:id="53"/>
      <w:r w:rsidDel="00000000" w:rsidR="00000000" w:rsidRPr="00000000">
        <w:rPr>
          <w:b w:val="1"/>
          <w:bCs w:val="1"/>
          <w:color w:val="1f1f1f"/>
          <w:rtl w:val="0"/>
        </w:rPr>
        <w:t xml:space="preserve">Tool or Capability</w:t>
      </w:r>
    </w:p>
    <w:p w:rsidR="00000000" w:rsidDel="00000000" w:rsidP="00000000" w:rsidRDefault="00000000" w:rsidRPr="00000000" w14:paraId="000001C9">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color w:val="1f1f1f"/>
          <w:rtl w:val="0"/>
        </w:rPr>
        <w:t xml:space="preserve">A tool is a resource or function that an agent can use to perform a task or achieve a goal.</w:t>
      </w:r>
    </w:p>
    <w:p w:rsidR="00000000" w:rsidDel="00000000" w:rsidP="00000000" w:rsidRDefault="00000000" w:rsidRPr="00000000" w14:paraId="000001CA">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color w:val="1f1f1f"/>
          <w:rtl w:val="0"/>
        </w:rPr>
        <w:t xml:space="preserve">Tools can be anything from a simple calculator to a complex machine learning model.</w:t>
      </w:r>
    </w:p>
    <w:p w:rsidR="00000000" w:rsidDel="00000000" w:rsidP="00000000" w:rsidRDefault="00000000" w:rsidRPr="00000000" w14:paraId="000001CB">
      <w:pPr>
        <w:numPr>
          <w:ilvl w:val="0"/>
          <w:numId w:val="34"/>
        </w:numPr>
        <w:pBdr>
          <w:top w:color="auto" w:space="0" w:sz="0" w:val="none"/>
          <w:bottom w:color="auto" w:space="0" w:sz="0" w:val="none"/>
          <w:right w:color="auto" w:space="0" w:sz="0" w:val="none"/>
          <w:between w:color="auto" w:space="0" w:sz="0" w:val="none"/>
        </w:pBdr>
        <w:spacing w:after="120" w:line="360" w:lineRule="auto"/>
        <w:ind w:left="720" w:hanging="360"/>
        <w:rPr>
          <w:sz w:val="22"/>
          <w:szCs w:val="22"/>
        </w:rPr>
      </w:pPr>
      <w:r w:rsidDel="00000000" w:rsidR="00000000" w:rsidRPr="00000000">
        <w:rPr>
          <w:color w:val="1f1f1f"/>
          <w:rtl w:val="0"/>
        </w:rPr>
        <w:t xml:space="preserve">In agentic orchestration, tools are often external services or APIs that agents can access and utilize.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color w:val="1f1f1f"/>
        </w:rPr>
      </w:pPr>
      <w:r w:rsidDel="00000000" w:rsidR="00000000" w:rsidRPr="00000000">
        <w:rPr>
          <w:b w:val="1"/>
          <w:bCs w:val="1"/>
          <w:color w:val="1f1f1f"/>
          <w:rtl w:val="0"/>
        </w:rPr>
        <w:t xml:space="preserve">3. Agentic Orchestration</w:t>
      </w:r>
    </w:p>
    <w:p w:rsidR="00000000" w:rsidDel="00000000" w:rsidP="00000000" w:rsidRDefault="00000000" w:rsidRPr="00000000" w14:paraId="000001CD">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color w:val="1f1f1f"/>
          <w:rtl w:val="0"/>
        </w:rPr>
        <w:t xml:space="preserve">Agentic orchestration refers to the process of coordinating and managing multiple AI agents to work together effectively.</w:t>
      </w:r>
    </w:p>
    <w:p w:rsidR="00000000" w:rsidDel="00000000" w:rsidP="00000000" w:rsidRDefault="00000000" w:rsidRPr="00000000" w14:paraId="000001CE">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color w:val="1f1f1f"/>
          <w:rtl w:val="0"/>
        </w:rPr>
        <w:t xml:space="preserve">It involves dynamically assigning tasks to agents, managing their interactions, and ensuring they have access to the necessary tools and resources.</w:t>
      </w:r>
    </w:p>
    <w:p w:rsidR="00000000" w:rsidDel="00000000" w:rsidP="00000000" w:rsidRDefault="00000000" w:rsidRPr="00000000" w14:paraId="000001CF">
      <w:pPr>
        <w:numPr>
          <w:ilvl w:val="0"/>
          <w:numId w:val="24"/>
        </w:numPr>
        <w:pBdr>
          <w:top w:color="auto" w:space="0" w:sz="0" w:val="none"/>
          <w:bottom w:color="auto" w:space="0" w:sz="0" w:val="none"/>
          <w:right w:color="auto" w:space="0" w:sz="0" w:val="none"/>
          <w:between w:color="auto" w:space="0" w:sz="0" w:val="none"/>
        </w:pBdr>
        <w:spacing w:after="120" w:line="360" w:lineRule="auto"/>
        <w:ind w:left="720" w:hanging="360"/>
        <w:rPr>
          <w:sz w:val="22"/>
          <w:szCs w:val="22"/>
        </w:rPr>
      </w:pPr>
      <w:r w:rsidDel="00000000" w:rsidR="00000000" w:rsidRPr="00000000">
        <w:rPr>
          <w:color w:val="1f1f1f"/>
          <w:rtl w:val="0"/>
        </w:rPr>
        <w:t xml:space="preserve">The goal of agentic orchestration is to leverage the diverse capabilities of different agents to solve complex problems and achieve common goals.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color w:val="1f1f1f"/>
        </w:rPr>
      </w:pPr>
      <w:r w:rsidDel="00000000" w:rsidR="00000000" w:rsidRPr="00000000">
        <w:rPr>
          <w:b w:val="1"/>
          <w:bCs w:val="1"/>
          <w:color w:val="1f1f1f"/>
          <w:rtl w:val="0"/>
        </w:rPr>
        <w:t xml:space="preserve">4. Generative User Experience</w:t>
      </w:r>
    </w:p>
    <w:p w:rsidR="00000000" w:rsidDel="00000000" w:rsidP="00000000" w:rsidRDefault="00000000" w:rsidRPr="00000000" w14:paraId="000001D1">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color w:val="1f1f1f"/>
          <w:rtl w:val="0"/>
        </w:rPr>
        <w:t xml:space="preserve">A generative user experience (UX) is a type of user interface that is dynamically generated based on the user's needs and preferences.</w:t>
      </w:r>
    </w:p>
    <w:p w:rsidR="00000000" w:rsidDel="00000000" w:rsidP="00000000" w:rsidRDefault="00000000" w:rsidRPr="00000000" w14:paraId="000001D2">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2"/>
          <w:szCs w:val="22"/>
        </w:rPr>
      </w:pPr>
      <w:r w:rsidDel="00000000" w:rsidR="00000000" w:rsidRPr="00000000">
        <w:rPr>
          <w:color w:val="1f1f1f"/>
          <w:rtl w:val="0"/>
        </w:rPr>
        <w:t xml:space="preserve">In the context of agentic orchestration, agents that personalize the user's interaction with the system can create a generative UX.</w:t>
      </w:r>
    </w:p>
    <w:p w:rsidR="00000000" w:rsidDel="00000000" w:rsidP="00000000" w:rsidRDefault="00000000" w:rsidRPr="00000000" w14:paraId="000001D3">
      <w:pPr>
        <w:numPr>
          <w:ilvl w:val="0"/>
          <w:numId w:val="37"/>
        </w:numPr>
        <w:pBdr>
          <w:top w:color="auto" w:space="0" w:sz="0" w:val="none"/>
          <w:bottom w:color="auto" w:space="0" w:sz="0" w:val="none"/>
          <w:right w:color="auto" w:space="0" w:sz="0" w:val="none"/>
          <w:between w:color="auto" w:space="0" w:sz="0" w:val="none"/>
        </w:pBdr>
        <w:spacing w:after="120" w:line="360" w:lineRule="auto"/>
        <w:ind w:left="720" w:hanging="360"/>
        <w:rPr>
          <w:sz w:val="22"/>
          <w:szCs w:val="22"/>
        </w:rPr>
      </w:pPr>
      <w:r w:rsidDel="00000000" w:rsidR="00000000" w:rsidRPr="00000000">
        <w:rPr>
          <w:color w:val="1f1f1f"/>
          <w:rtl w:val="0"/>
        </w:rPr>
        <w:t xml:space="preserve">For example, agents might generate customized content, recommendations, or workflows based on the user's past behavior and current goals.</w:t>
      </w:r>
    </w:p>
    <w:p w:rsidR="00000000" w:rsidDel="00000000" w:rsidP="00000000" w:rsidRDefault="00000000" w:rsidRPr="00000000" w14:paraId="000001D4">
      <w:pPr>
        <w:pStyle w:val="Heading2"/>
        <w:spacing w:line="360" w:lineRule="auto"/>
        <w:rPr/>
      </w:pPr>
      <w:bookmarkStart w:colFirst="0" w:colLast="0" w:name="_tddgifqfrar6" w:id="54"/>
      <w:bookmarkEnd w:id="54"/>
      <w:r w:rsidDel="00000000" w:rsidR="00000000" w:rsidRPr="00000000">
        <w:rPr>
          <w:rtl w:val="0"/>
        </w:rPr>
        <w:t xml:space="preserve">What have we already built?</w:t>
      </w:r>
    </w:p>
    <w:p w:rsidR="00000000" w:rsidDel="00000000" w:rsidP="00000000" w:rsidRDefault="00000000" w:rsidRPr="00000000" w14:paraId="000001D5">
      <w:pPr>
        <w:numPr>
          <w:ilvl w:val="0"/>
          <w:numId w:val="3"/>
        </w:numPr>
        <w:spacing w:line="360" w:lineRule="auto"/>
        <w:ind w:left="720" w:hanging="360"/>
      </w:pPr>
      <w:r w:rsidDel="00000000" w:rsidR="00000000" w:rsidRPr="00000000">
        <w:rPr>
          <w:rtl w:val="0"/>
        </w:rPr>
        <w:t xml:space="preserve">Rudimentary RAG platform capable of indexing our own runbooks, post-incident retros</w:t>
      </w:r>
    </w:p>
    <w:p w:rsidR="00000000" w:rsidDel="00000000" w:rsidP="00000000" w:rsidRDefault="00000000" w:rsidRPr="00000000" w14:paraId="000001D6">
      <w:pPr>
        <w:numPr>
          <w:ilvl w:val="0"/>
          <w:numId w:val="3"/>
        </w:numPr>
        <w:spacing w:line="360" w:lineRule="auto"/>
        <w:ind w:left="720" w:hanging="360"/>
      </w:pPr>
      <w:r w:rsidDel="00000000" w:rsidR="00000000" w:rsidRPr="00000000">
        <w:rPr>
          <w:rtl w:val="0"/>
        </w:rPr>
        <w:t xml:space="preserve">Basic NRAI agent platform supporting development of agents and tools (loosely based on LangChain framework)</w:t>
      </w:r>
    </w:p>
    <w:p w:rsidR="00000000" w:rsidDel="00000000" w:rsidP="00000000" w:rsidRDefault="00000000" w:rsidRPr="00000000" w14:paraId="000001D7">
      <w:pPr>
        <w:numPr>
          <w:ilvl w:val="0"/>
          <w:numId w:val="3"/>
        </w:numPr>
        <w:spacing w:line="360" w:lineRule="auto"/>
        <w:ind w:left="720" w:hanging="360"/>
      </w:pPr>
      <w:r w:rsidDel="00000000" w:rsidR="00000000" w:rsidRPr="00000000">
        <w:rPr>
          <w:rtl w:val="0"/>
        </w:rPr>
        <w:t xml:space="preserve">Customize AI interface allowing teams to contribute tools (but not agents)</w:t>
      </w:r>
    </w:p>
    <w:p w:rsidR="00000000" w:rsidDel="00000000" w:rsidP="00000000" w:rsidRDefault="00000000" w:rsidRPr="00000000" w14:paraId="000001D8">
      <w:pPr>
        <w:numPr>
          <w:ilvl w:val="0"/>
          <w:numId w:val="3"/>
        </w:numPr>
        <w:spacing w:line="360" w:lineRule="auto"/>
        <w:ind w:left="720" w:hanging="360"/>
      </w:pPr>
      <w:r w:rsidDel="00000000" w:rsidR="00000000" w:rsidRPr="00000000">
        <w:rPr>
          <w:rtl w:val="0"/>
        </w:rPr>
        <w:t xml:space="preserve">Per agent and tool, can define:</w:t>
      </w:r>
    </w:p>
    <w:p w:rsidR="00000000" w:rsidDel="00000000" w:rsidP="00000000" w:rsidRDefault="00000000" w:rsidRPr="00000000" w14:paraId="000001D9">
      <w:pPr>
        <w:numPr>
          <w:ilvl w:val="1"/>
          <w:numId w:val="3"/>
        </w:numPr>
        <w:spacing w:line="360" w:lineRule="auto"/>
        <w:ind w:left="1440" w:hanging="360"/>
      </w:pPr>
      <w:r w:rsidDel="00000000" w:rsidR="00000000" w:rsidRPr="00000000">
        <w:rPr>
          <w:rtl w:val="0"/>
        </w:rPr>
        <w:t xml:space="preserve">Which LLM API it will use</w:t>
      </w:r>
    </w:p>
    <w:p w:rsidR="00000000" w:rsidDel="00000000" w:rsidP="00000000" w:rsidRDefault="00000000" w:rsidRPr="00000000" w14:paraId="000001DA">
      <w:pPr>
        <w:numPr>
          <w:ilvl w:val="1"/>
          <w:numId w:val="3"/>
        </w:numPr>
        <w:spacing w:line="360" w:lineRule="auto"/>
        <w:ind w:left="1440" w:hanging="360"/>
      </w:pPr>
      <w:r w:rsidDel="00000000" w:rsidR="00000000" w:rsidRPr="00000000">
        <w:rPr>
          <w:rtl w:val="0"/>
        </w:rPr>
        <w:t xml:space="preserve">Context it will retrieve from vDB, page, or other source</w:t>
      </w:r>
    </w:p>
    <w:p w:rsidR="00000000" w:rsidDel="00000000" w:rsidP="00000000" w:rsidRDefault="00000000" w:rsidRPr="00000000" w14:paraId="000001DB">
      <w:pPr>
        <w:numPr>
          <w:ilvl w:val="1"/>
          <w:numId w:val="3"/>
        </w:numPr>
        <w:spacing w:line="360" w:lineRule="auto"/>
        <w:ind w:left="1440" w:hanging="360"/>
      </w:pPr>
      <w:r w:rsidDel="00000000" w:rsidR="00000000" w:rsidRPr="00000000">
        <w:rPr>
          <w:rtl w:val="0"/>
        </w:rPr>
        <w:t xml:space="preserve">Prompting</w:t>
      </w:r>
    </w:p>
    <w:p w:rsidR="00000000" w:rsidDel="00000000" w:rsidP="00000000" w:rsidRDefault="00000000" w:rsidRPr="00000000" w14:paraId="000001DC">
      <w:pPr>
        <w:numPr>
          <w:ilvl w:val="1"/>
          <w:numId w:val="3"/>
        </w:numPr>
        <w:spacing w:line="360" w:lineRule="auto"/>
        <w:ind w:left="1440" w:hanging="360"/>
      </w:pPr>
      <w:r w:rsidDel="00000000" w:rsidR="00000000" w:rsidRPr="00000000">
        <w:rPr>
          <w:rtl w:val="0"/>
        </w:rPr>
        <w:t xml:space="preserve">Queries it will execute</w:t>
      </w:r>
    </w:p>
    <w:p w:rsidR="00000000" w:rsidDel="00000000" w:rsidP="00000000" w:rsidRDefault="00000000" w:rsidRPr="00000000" w14:paraId="000001DD">
      <w:pPr>
        <w:numPr>
          <w:ilvl w:val="1"/>
          <w:numId w:val="3"/>
        </w:numPr>
        <w:spacing w:line="360" w:lineRule="auto"/>
        <w:ind w:left="1440" w:hanging="360"/>
      </w:pPr>
      <w:r w:rsidDel="00000000" w:rsidR="00000000" w:rsidRPr="00000000">
        <w:rPr>
          <w:rtl w:val="0"/>
        </w:rPr>
        <w:t xml:space="preserve">How it will format the response</w:t>
      </w:r>
    </w:p>
    <w:p w:rsidR="00000000" w:rsidDel="00000000" w:rsidP="00000000" w:rsidRDefault="00000000" w:rsidRPr="00000000" w14:paraId="000001DE">
      <w:pPr>
        <w:numPr>
          <w:ilvl w:val="0"/>
          <w:numId w:val="3"/>
        </w:numPr>
        <w:spacing w:line="360" w:lineRule="auto"/>
        <w:ind w:left="720" w:hanging="360"/>
      </w:pPr>
      <w:r w:rsidDel="00000000" w:rsidR="00000000" w:rsidRPr="00000000">
        <w:rPr>
          <w:rtl w:val="0"/>
        </w:rPr>
        <w:t xml:space="preserve">Basic NRAI API for returning streaming responses</w:t>
      </w:r>
    </w:p>
    <w:p w:rsidR="00000000" w:rsidDel="00000000" w:rsidP="00000000" w:rsidRDefault="00000000" w:rsidRPr="00000000" w14:paraId="000001DF">
      <w:pPr>
        <w:numPr>
          <w:ilvl w:val="0"/>
          <w:numId w:val="3"/>
        </w:numPr>
        <w:spacing w:line="360" w:lineRule="auto"/>
        <w:ind w:left="720" w:hanging="360"/>
      </w:pPr>
      <w:r w:rsidDel="00000000" w:rsidR="00000000" w:rsidRPr="00000000">
        <w:rPr>
          <w:rtl w:val="0"/>
        </w:rPr>
        <w:t xml:space="preserve">Basic “agent-to-agent” integrations with GitHub CoPilot, Amazon Q Business</w:t>
      </w:r>
    </w:p>
    <w:p w:rsidR="00000000" w:rsidDel="00000000" w:rsidP="00000000" w:rsidRDefault="00000000" w:rsidRPr="00000000" w14:paraId="000001E0">
      <w:pPr>
        <w:numPr>
          <w:ilvl w:val="1"/>
          <w:numId w:val="3"/>
        </w:numPr>
        <w:spacing w:line="360" w:lineRule="auto"/>
        <w:ind w:left="1440" w:hanging="360"/>
      </w:pPr>
      <w:r w:rsidDel="00000000" w:rsidR="00000000" w:rsidRPr="00000000">
        <w:rPr>
          <w:rtl w:val="0"/>
        </w:rPr>
        <w:t xml:space="preserve">See </w:t>
      </w:r>
      <w:hyperlink r:id="rId31">
        <w:r w:rsidDel="00000000" w:rsidR="00000000" w:rsidRPr="00000000">
          <w:rPr>
            <w:color w:val="1155cc"/>
            <w:u w:val="single"/>
            <w:rtl w:val="0"/>
          </w:rPr>
          <w:t xml:space="preserve">GH CoPilot steel thread</w:t>
        </w:r>
      </w:hyperlink>
      <w:r w:rsidDel="00000000" w:rsidR="00000000" w:rsidRPr="00000000">
        <w:rPr>
          <w:rtl w:val="0"/>
        </w:rPr>
      </w:r>
    </w:p>
    <w:p w:rsidR="00000000" w:rsidDel="00000000" w:rsidP="00000000" w:rsidRDefault="00000000" w:rsidRPr="00000000" w14:paraId="000001E1">
      <w:pPr>
        <w:numPr>
          <w:ilvl w:val="1"/>
          <w:numId w:val="3"/>
        </w:numPr>
        <w:spacing w:line="360" w:lineRule="auto"/>
        <w:ind w:left="1440" w:hanging="360"/>
      </w:pPr>
      <w:r w:rsidDel="00000000" w:rsidR="00000000" w:rsidRPr="00000000">
        <w:rPr>
          <w:rtl w:val="0"/>
        </w:rPr>
        <w:t xml:space="preserve">See </w:t>
      </w:r>
      <w:hyperlink r:id="rId32">
        <w:r w:rsidDel="00000000" w:rsidR="00000000" w:rsidRPr="00000000">
          <w:rPr>
            <w:color w:val="1155cc"/>
            <w:u w:val="single"/>
            <w:rtl w:val="0"/>
          </w:rPr>
          <w:t xml:space="preserve">Amazon Q Business steel thread</w:t>
        </w:r>
      </w:hyperlink>
      <w:r w:rsidDel="00000000" w:rsidR="00000000" w:rsidRPr="00000000">
        <w:rPr>
          <w:rtl w:val="0"/>
        </w:rPr>
      </w:r>
    </w:p>
    <w:p w:rsidR="00000000" w:rsidDel="00000000" w:rsidP="00000000" w:rsidRDefault="00000000" w:rsidRPr="00000000" w14:paraId="000001E2">
      <w:pPr>
        <w:numPr>
          <w:ilvl w:val="1"/>
          <w:numId w:val="3"/>
        </w:numPr>
        <w:spacing w:line="360" w:lineRule="auto"/>
        <w:ind w:left="1440" w:hanging="360"/>
      </w:pPr>
      <w:r w:rsidDel="00000000" w:rsidR="00000000" w:rsidRPr="00000000">
        <w:rPr>
          <w:rtl w:val="0"/>
        </w:rPr>
        <w:t xml:space="preserve">See explanations for how current-state integrations work </w:t>
      </w:r>
      <w:hyperlink r:id="rId3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E3">
      <w:pPr>
        <w:numPr>
          <w:ilvl w:val="0"/>
          <w:numId w:val="3"/>
        </w:numPr>
        <w:spacing w:line="360" w:lineRule="auto"/>
        <w:ind w:left="720" w:hanging="360"/>
      </w:pPr>
      <w:r w:rsidDel="00000000" w:rsidR="00000000" w:rsidRPr="00000000">
        <w:rPr>
          <w:rtl w:val="0"/>
        </w:rPr>
        <w:t xml:space="preserve">Many tools, some of which have been purpose built to support “agentic” workflows (Change Intelligence &amp; Alert Intelligence tools, for example)</w:t>
      </w:r>
      <w:r w:rsidDel="00000000" w:rsidR="00000000" w:rsidRPr="00000000">
        <w:rPr>
          <w:rtl w:val="0"/>
        </w:rPr>
      </w:r>
    </w:p>
    <w:p w:rsidR="00000000" w:rsidDel="00000000" w:rsidP="00000000" w:rsidRDefault="00000000" w:rsidRPr="00000000" w14:paraId="000001E4">
      <w:pPr>
        <w:spacing w:line="360" w:lineRule="auto"/>
        <w:rPr/>
      </w:pPr>
      <w:r w:rsidDel="00000000" w:rsidR="00000000" w:rsidRPr="00000000">
        <w:rPr>
          <w:rtl w:val="0"/>
        </w:rPr>
      </w:r>
    </w:p>
    <w:bookmarkStart w:colFirst="0" w:colLast="0" w:name="kix.k3cj7yyp228g" w:id="55"/>
    <w:bookmarkEnd w:id="55"/>
    <w:p w:rsidR="00000000" w:rsidDel="00000000" w:rsidP="00000000" w:rsidRDefault="00000000" w:rsidRPr="00000000" w14:paraId="000001E5">
      <w:pPr>
        <w:pStyle w:val="Heading2"/>
        <w:rPr/>
      </w:pPr>
      <w:bookmarkStart w:colFirst="0" w:colLast="0" w:name="_6yuzeplp987g" w:id="56"/>
      <w:bookmarkEnd w:id="56"/>
      <w:r w:rsidDel="00000000" w:rsidR="00000000" w:rsidRPr="00000000">
        <w:rPr>
          <w:rtl w:val="0"/>
        </w:rPr>
        <w:t xml:space="preserve">Logical Evolution of AI at New Relic</w:t>
      </w:r>
    </w:p>
    <w:p w:rsidR="00000000" w:rsidDel="00000000" w:rsidP="00000000" w:rsidRDefault="00000000" w:rsidRPr="00000000" w14:paraId="000001E6">
      <w:pPr>
        <w:numPr>
          <w:ilvl w:val="0"/>
          <w:numId w:val="45"/>
        </w:numPr>
        <w:spacing w:line="360" w:lineRule="auto"/>
        <w:ind w:left="720" w:hanging="360"/>
      </w:pPr>
      <w:r w:rsidDel="00000000" w:rsidR="00000000" w:rsidRPr="00000000">
        <w:rPr>
          <w:rtl w:val="0"/>
        </w:rPr>
        <w:t xml:space="preserve">First, we started with LLM-enabled AI chat agent that used prompt engineering, agent frameworks like LangChain, tools, and RAG. We developed rudimentary, insufficient mechanisms for measuring and improving quality of these tools.</w:t>
      </w:r>
    </w:p>
    <w:p w:rsidR="00000000" w:rsidDel="00000000" w:rsidP="00000000" w:rsidRDefault="00000000" w:rsidRPr="00000000" w14:paraId="000001E7">
      <w:pPr>
        <w:numPr>
          <w:ilvl w:val="0"/>
          <w:numId w:val="45"/>
        </w:numPr>
        <w:spacing w:line="360" w:lineRule="auto"/>
        <w:ind w:left="720" w:hanging="360"/>
      </w:pPr>
      <w:r w:rsidDel="00000000" w:rsidR="00000000" w:rsidRPr="00000000">
        <w:rPr>
          <w:rtl w:val="0"/>
        </w:rPr>
        <w:t xml:space="preserve">Next, we increasingly made these tools more complex and leaned into the “compound AI system” concept, which emphasizes leveraging both rules-based/deterministic systems (e.g. all of New Relic’s existing features accessible via NerdGraph today) and probabilistic systems (e.g. LLMs and other models, such as those used for anomaly detection and lightweight RCA). We spent time improving the output of some tools but still mostly lack the ability to adequately measure and systematically improve the output of these tools. </w:t>
      </w:r>
    </w:p>
    <w:p w:rsidR="00000000" w:rsidDel="00000000" w:rsidP="00000000" w:rsidRDefault="00000000" w:rsidRPr="00000000" w14:paraId="000001E8">
      <w:pPr>
        <w:numPr>
          <w:ilvl w:val="0"/>
          <w:numId w:val="45"/>
        </w:numPr>
        <w:spacing w:line="360" w:lineRule="auto"/>
        <w:ind w:left="720" w:hanging="360"/>
      </w:pPr>
      <w:r w:rsidDel="00000000" w:rsidR="00000000" w:rsidRPr="00000000">
        <w:rPr>
          <w:rtl w:val="0"/>
        </w:rPr>
        <w:t xml:space="preserve">Now, we are evolving our concept of tools and individual NRAI agents to give them more autonomy, a goal-oriented nature and structure, and introduce an orchestration layer (such as LangGraph) to help coordinate extremely complex tasks. We will expose this orchestration layer and these agents via API so they can be integrated with other platforms in our customers’ toolchains and other AI agents, such as Amazon Q and GitHub CoPilot. We will need to develop sufficient quality monitoring and control mechanisms that allow us to measure the success of these agents and systemically improve their output in order to make New Relic the best observability solution to integrate with customers’ burgeoning AI orchestration setups.</w:t>
      </w:r>
    </w:p>
    <w:p w:rsidR="00000000" w:rsidDel="00000000" w:rsidP="00000000" w:rsidRDefault="00000000" w:rsidRPr="00000000" w14:paraId="000001E9">
      <w:pPr>
        <w:spacing w:line="360" w:lineRule="auto"/>
        <w:rPr/>
      </w:pPr>
      <w:r w:rsidDel="00000000" w:rsidR="00000000" w:rsidRPr="00000000">
        <w:rPr>
          <w:rtl w:val="0"/>
        </w:rPr>
      </w:r>
    </w:p>
    <w:p w:rsidR="00000000" w:rsidDel="00000000" w:rsidP="00000000" w:rsidRDefault="00000000" w:rsidRPr="00000000" w14:paraId="000001EA">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khilesh Chander Myakala" w:id="8" w:date="2024-11-28T08:13:21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77hours is clear, you take cumulative annual downtime of all customers and the median of that series is 77. But what's 134 - is it the sum of all customers's MTTDs in a year ? Not clear. Does $146M correspond to 77hrs - is it median annual-cost ?</w:t>
      </w:r>
    </w:p>
  </w:comment>
  <w:comment w:author="Shay Yehezkel" w:id="18" w:date="2024-12-08T14:16:12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in the short term we need to define those scenarios like solving incidents and issues. In the long run the orchestrator will be able to understand all the scenarios by itself.</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IMPOTANT: It will only be accomplished if we expose all the data of New Relic and collect more that that we are currently missing like some entity relationships.</w:t>
      </w:r>
    </w:p>
  </w:comment>
  <w:comment w:author="Shay Yehezkel" w:id="16" w:date="2024-12-08T14:15:36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important that we will crate an evaluation pipeline so we can promise accurate answers and actions.</w:t>
      </w:r>
    </w:p>
  </w:comment>
  <w:comment w:author="Akhilesh Chander Myakala" w:id="1" w:date="2024-11-28T06:03:22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provide a couple of examples of unique needs here ?</w:t>
      </w:r>
    </w:p>
  </w:comment>
  <w:comment w:author="Deleted user" w:id="9" w:date="2024-12-16T09:48:42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@cswita@newrelic.com As a part of the immediate roadmap - we might want to focus on a single metric for better prioritisation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rcaAgent is the first use case, then MTTR remains our north star output metric</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Ofcourse there will be several input success metrics such as accuracy, relevance, etc</w:t>
      </w:r>
    </w:p>
  </w:comment>
  <w:comment w:author="Shay Yehezkel" w:id="17" w:date="2024-12-08T14:15:50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explain the meaning of it?</w:t>
      </w:r>
    </w:p>
  </w:comment>
  <w:comment w:author="Ravi Iyer" w:id="35" w:date="2025-05-03T16:15:04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meaning to sound like a System Design book but I feel some more factors are critical</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Availability - HADR, etc.</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Maintainability - Platform should be built to be easy to scale, maintain and evolve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Integrity / Consistency:</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this is a non-deterministic system, we should have SLA's around the level of integrity in performance and measure this regularly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Auditability - build with ability to query and Audit grounds up</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Durability - able to function well despite partial failures</w:t>
      </w:r>
    </w:p>
  </w:comment>
  <w:comment w:author="Deleted user" w:id="11" w:date="2024-12-16T09:47:14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@cswita@newrelic.com what does this mean for the New Relic user persona?</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these important tasks they'll be able to focus on? How can this be measure as a part of our product success story?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knowledge article creation/postmortem creation could be one of those tasks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We might want to signify the importance of post mortem reports to NR Bot's performance and might want to bake it in accordingly into the UX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@ipelaez@newrelic.com</w:t>
      </w:r>
    </w:p>
  </w:comment>
  <w:comment w:author="Deleted user" w:id="30" w:date="2024-12-16T09:53:32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@achander@newrelic.com what is the challenge with this?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just that we haven't been able to prioritise this?</w:t>
      </w:r>
    </w:p>
  </w:comment>
  <w:comment w:author="Shay Yehezkel" w:id="15" w:date="2024-12-08T14:15:16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see that we got the entity Id from those external platforms to be able to expose the same capabilites</w:t>
      </w:r>
    </w:p>
  </w:comment>
  <w:comment w:author="Elise Sutherland" w:id="2" w:date="2025-10-07T01:33:52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Product Brief template --- required as part of the definition phase</w:t>
      </w:r>
    </w:p>
  </w:comment>
  <w:comment w:author="Elise Sutherland" w:id="3" w:date="2025-10-07T01:34:20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@dmuthu@newrelic.com @cswita@newrelic.com @vantani@newrelic.com Product Briefs (or PRDs or PRFAQs) need to be "approved" by the appropriate P-STLs and E-STLs as part of the definition completion phase.</w:t>
      </w:r>
    </w:p>
  </w:comment>
  <w:comment w:author="Ravi Iyer" w:id="26" w:date="2025-04-28T04:17:08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this be restricted to past incidents for this customer or can we broaden the search to similar incidents across multiple customers?  Need to call out compliance and data privacy concerns/constraints here.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this be an option to customers?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Share your incident information (anonymously) for training of NRAI platform and get better responses from system trained on industry issues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Don't allow NRAI to be trained for other customers with your data but the model serving this customer may be restricted to learnings from this customer's past incidents only</w:t>
      </w:r>
    </w:p>
  </w:comment>
  <w:comment w:author="Inés Pelaez" w:id="25" w:date="2024-11-28T14:36:21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also try to represent "changes" in the home page that leads them to this? The user logs in, they see a visual representation of changes (critical issues, deployments and anomalies) for the services that they select and, from what they select, NRAI has suggestions to follow up on those changes. @cswita@newrelic.com</w:t>
      </w:r>
    </w:p>
  </w:comment>
  <w:comment w:author="Akhilesh Chander Myakala" w:id="32" w:date="2024-11-28T08:52:26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This(improving nl2nrql) is probably the biggest area of improvement work for ask-nr-ai, isn't it ?</w:t>
      </w:r>
    </w:p>
  </w:comment>
  <w:comment w:author="Akhilesh Chander Myakala" w:id="0" w:date="2024-11-28T05:40:24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elaborate on this ? Current work on RAG platform that Jeff/Shay are working on can help append custom documentation of a customer to our document store. Alternatively, we can think of a RAG agent which helps effective retrieval of relevant content for addressing a user request. But connection between RAG and orchestrating workflows isn't clear.</w:t>
      </w:r>
    </w:p>
  </w:comment>
  <w:comment w:author="Shay Yehezkel" w:id="13" w:date="2024-12-08T14:14:53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understand which data each platform have like Github so we can retrieve it and analysis it to help in our use cases like solving an incident</w:t>
      </w:r>
    </w:p>
  </w:comment>
  <w:comment w:author="Ravi Iyer" w:id="20" w:date="2025-04-28T04:07:39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add "Error Handling" or "Introspection" here explicitly?</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should be able to both introspect and take inputs and course correct when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Hallucinations are made and detected/pointed out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Incorrect / Inefficient choices were made but later rectified.</w:t>
      </w:r>
    </w:p>
  </w:comment>
  <w:comment w:author="Deleted user" w:id="34" w:date="2024-12-17T08:33:08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might want to answer more non functional questions here such as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How to maintain document freshness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How to ensure document relevance - there could be multiple overlapping documents with conflicting information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Is there NR's own version of knowledgebase (postmorterm, runbooks, etc), and how can we auto generate these to improve RAG performance?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How to we maintain RBAC</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Pricing?</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Source mapping in answer generation</w:t>
      </w:r>
    </w:p>
  </w:comment>
  <w:comment w:author="Shay Yehezkel" w:id="10" w:date="2024-12-08T14:38:57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also need go focus on a model that suggest alerts conditions or show to the user if the are noisy or not based on historical data</w:t>
      </w:r>
    </w:p>
  </w:comment>
  <w:comment w:author="Shay Yehezkel" w:id="23" w:date="2024-12-08T14:16:46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be able to retrieve not only indexes documents but also new relic data like logs and external data for example from Amazon services</w:t>
      </w:r>
    </w:p>
  </w:comment>
  <w:comment w:author="Ravi Iyer" w:id="36" w:date="2025-05-03T16:10:52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@cswita@newrelic.com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we look at users in different performance Tiers?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 throughput for Tier 1, lower SLA for Tier 2 and so on?  Rates applied based on tier maybe?</w:t>
      </w:r>
    </w:p>
  </w:comment>
  <w:comment w:author="Shay Yehezkel" w:id="24" w:date="2024-12-08T14:17:04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they also orchestrated agents?</w:t>
      </w:r>
    </w:p>
  </w:comment>
  <w:comment w:author="Akhilesh Chander Myakala" w:id="4" w:date="2024-11-28T08:06:28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value prop here is that customers will get rid of multiple vendors and just shift to NR once we have agentic platform ? Or is it that their productivity increases as we will have various integrations in place ? It's not clear.</w:t>
      </w:r>
    </w:p>
  </w:comment>
  <w:comment w:author="Deleted user" w:id="5" w:date="2024-12-16T09:35:12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value prop is that NR Bot will be accessible wherever the user is.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need to switch tools to gather insights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 in ServiceNow, all NR Insights + ServiceNow insights are available through the ServiceNow assistant, some parts of which are powered by NR Bot. This way the user doesn't have to leave ServiceNow</w:t>
      </w:r>
    </w:p>
  </w:comment>
  <w:comment w:author="Ravi Iyer" w:id="12" w:date="2025-05-03T15:47:31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would be an additional requirement.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always something happening so consumer is at risk of getting flooded with information from agents continuously.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have some kind of a gatekeeper ("Reporting Agent") that is able to summarize and manage reporting frequency and content to enable users to assimilate, process and consume information meaningfully.</w:t>
      </w:r>
    </w:p>
  </w:comment>
  <w:comment w:author="Akhilesh Chander Myakala" w:id="27" w:date="2024-11-28T07:41:39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preliminary findings are relevant to the current thread and probably will be in hot/short-term memory with the orchestrator to help it find the solution and may not be very relevant to shared/long-term memory. The final findings though can be part of shared memory helping orchestrator to prioritize tasks effectively in the future for that user. We have to come to a common understanding on short-term(hot)/long-term memory.</w:t>
      </w:r>
    </w:p>
  </w:comment>
  <w:comment w:author="Deleted user" w:id="28" w:date="2024-12-16T09:22:39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recommend this is best left to engineering</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product POV, we need to breakdown the RCA Agent use case into granular detail to help engg take that call</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define use cases and UX, we'll get more clarity on what needs to be retained beyond a single conversation (Query - Resolution) timeline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@cswita@newrelic.com</w:t>
      </w:r>
    </w:p>
  </w:comment>
  <w:comment w:author="Deleted user" w:id="29" w:date="2024-12-16T09:31:03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things that might require long term memory are use cases such as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"Always do this when such an issue comes up" type of  instructions.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 might also want to retain long term what the last query&lt;&gt;resolution was so that we can collect user feedback when user comes back again. Example "we've had no issues since the last mitigating actions were suggested. Did those actions work out? Would you like me to create a postmortem report?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haven't seen anything of this sort across the steel threads.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discuss more when we spec out the RCA agent - im sure we'll have cold memory use cases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@cswita@newrelic.com @syehezkel@newrelic.com</w:t>
      </w:r>
    </w:p>
  </w:comment>
  <w:comment w:author="Shay Yehezkel" w:id="19" w:date="2024-12-08T14:16:23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short term, in every important decision points we need to show the user the options so he will able to choose the right one. In the future, when we will have more accurate pipeline and more data, we can decide for the right solution.</w:t>
      </w:r>
    </w:p>
  </w:comment>
  <w:comment w:author="Shay Yehezkel" w:id="31" w:date="2024-12-08T14:53:36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every agent or tool, we can  define now what model will be used. But what we also need to have is the capability in the evaluation pipeline to evaluate various model over the same tool to see if the cheaper one are good and faster enough</w:t>
      </w:r>
    </w:p>
  </w:comment>
  <w:comment w:author="Akhilesh Chander Myakala" w:id="22" w:date="2024-11-28T06:45:41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 little more clarity here. The extensive set of agents and tools forms the knowledge set and I expect the orchestrator to draw a graph based on the user's request. But, is this referring to NR's other services ?</w:t>
      </w:r>
    </w:p>
  </w:comment>
  <w:comment w:author="Shay Yehezkel" w:id="21" w:date="2024-12-08T14:16:38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need to decide about: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collect - Which data to retrieve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analysis - Which analysis need to be down with the data</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action- Which action need to be taken</w:t>
      </w:r>
    </w:p>
  </w:comment>
  <w:comment w:author="Ravi Iyer" w:id="33" w:date="2025-05-03T16:08:33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could be a case where user temporarily wants a higher rate for a day / few hours maybe?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could potentially buy this as a "top up" - monetization opportunity</w:t>
      </w:r>
    </w:p>
  </w:comment>
  <w:comment w:author="Akhilesh Chander Myakala" w:id="14" w:date="2024-11-28T06:26:38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a coworker should simultaneously request ServiceNow's agent to pull the deployment reports from its environment while our agent does the same in our env ?</w:t>
      </w:r>
    </w:p>
  </w:comment>
  <w:comment w:author="Shay Yehezkel" w:id="6" w:date="2024-12-08T14:44:27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we also need to work on dynamic page to show the impotant obserbability features to the user. Maybe the new Home Page</w:t>
      </w:r>
    </w:p>
  </w:comment>
  <w:comment w:author="Deleted user" w:id="7" w:date="2024-12-16T09:38:13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@syehezkel@newrelic.com while the homepage can be updated to show the most relevant widget, I think the point that is being made here is that NQL will make it easier for the end user to extract insights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bottom w:color="auto" w:space="0" w:sz="0" w:val="none"/>
        <w:right w:color="auto" w:space="0" w:sz="0" w:val="none"/>
        <w:between w:color="auto" w:space="0" w:sz="0" w:val="none"/>
      </w:pBdr>
      <w:spacing w:after="120" w:before="360" w:line="360" w:lineRule="auto"/>
    </w:pPr>
    <w:rPr>
      <w:sz w:val="30"/>
      <w:szCs w:val="30"/>
    </w:rPr>
  </w:style>
  <w:style w:type="paragraph" w:styleId="Heading3">
    <w:name w:val="heading 3"/>
    <w:basedOn w:val="Normal"/>
    <w:next w:val="Normal"/>
    <w:pPr>
      <w:keepNext w:val="1"/>
      <w:keepLines w:val="1"/>
      <w:pBdr>
        <w:top w:color="auto" w:space="0" w:sz="0" w:val="none"/>
        <w:bottom w:color="auto" w:space="0" w:sz="0" w:val="none"/>
        <w:right w:color="auto" w:space="0" w:sz="0" w:val="none"/>
        <w:between w:color="auto" w:space="0" w:sz="0" w:val="none"/>
      </w:pBdr>
      <w:spacing w:after="120" w:before="320" w:line="360" w:lineRule="auto"/>
    </w:pPr>
    <w:rPr>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IZAd7hPH5dBls8nSz-CsCysfwpWjM9DTMmAvXzmay2s/edit?usp=sharing" TargetMode="External"/><Relationship Id="rId22" Type="http://schemas.openxmlformats.org/officeDocument/2006/relationships/hyperlink" Target="https://docs.google.com/document/d/1Vvk1ypZ3SUkeGU_QKVVD9fiFR2r62JDTZlHLCRLmYCc/edit?usp=sharing" TargetMode="External"/><Relationship Id="rId21" Type="http://schemas.openxmlformats.org/officeDocument/2006/relationships/hyperlink" Target="https://docs.google.com/document/d/1mCUMsvcyDiuwAi08DrmG_TqnaiQmWWWlK45mBAewMJo/edit?usp=sharing" TargetMode="External"/><Relationship Id="rId24" Type="http://schemas.openxmlformats.org/officeDocument/2006/relationships/hyperlink" Target="https://docs.google.com/document/d/1iVFd9N4_vumvZiX7UqdmbVKR5lueRYma1DpB5pIPG18/edit?usp=sharing" TargetMode="External"/><Relationship Id="rId23" Type="http://schemas.openxmlformats.org/officeDocument/2006/relationships/hyperlink" Target="https://newrelic.atlassian.net/l/cp/VpCt4GN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newrelic.atlassian.net/wiki/x/xoAE_g" TargetMode="External"/><Relationship Id="rId26" Type="http://schemas.openxmlformats.org/officeDocument/2006/relationships/hyperlink" Target="https://docs.google.com/document/d/1mCUMsvcyDiuwAi08DrmG_TqnaiQmWWWlK45mBAewMJo/edit?usp=sharing" TargetMode="External"/><Relationship Id="rId25" Type="http://schemas.openxmlformats.org/officeDocument/2006/relationships/hyperlink" Target="https://docs.google.com/document/d/1IZAd7hPH5dBls8nSz-CsCysfwpWjM9DTMmAvXzmay2s/edit?usp=sharing" TargetMode="External"/><Relationship Id="rId28" Type="http://schemas.openxmlformats.org/officeDocument/2006/relationships/hyperlink" Target="https://docs.google.com/document/d/1Vvk1ypZ3SUkeGU_QKVVD9fiFR2r62JDTZlHLCRLmYCc/edit?usp=sharing" TargetMode="External"/><Relationship Id="rId27" Type="http://schemas.openxmlformats.org/officeDocument/2006/relationships/hyperlink" Target="https://docs.google.com/document/d/1V2VZMB-ujNpSArUKmIWdqPoXB-i7QuRp1zIN85DOLnw/edit?usp=sharin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8fvH9NVm232uMBFMztNJQDdciHo08qCVu9T3LUsCF70/edit?usp=sharing" TargetMode="External"/><Relationship Id="rId7" Type="http://schemas.openxmlformats.org/officeDocument/2006/relationships/image" Target="media/image1.jpg"/><Relationship Id="rId8" Type="http://schemas.openxmlformats.org/officeDocument/2006/relationships/hyperlink" Target="https://newrelic.atlassian.net/wiki/x/xoAE_g" TargetMode="External"/><Relationship Id="rId31" Type="http://schemas.openxmlformats.org/officeDocument/2006/relationships/hyperlink" Target="https://docs.google.com/document/d/1IZAd7hPH5dBls8nSz-CsCysfwpWjM9DTMmAvXzmay2s/edit?usp=sharing" TargetMode="External"/><Relationship Id="rId30" Type="http://schemas.openxmlformats.org/officeDocument/2006/relationships/hyperlink" Target="https://docs.google.com/spreadsheets/d/1ZsRM1L8fT7CgwU7uaVqxikgwxp6rSS4BanYKSCgEdgg/edit?usp=sharing" TargetMode="External"/><Relationship Id="rId11" Type="http://schemas.openxmlformats.org/officeDocument/2006/relationships/hyperlink" Target="https://docs.google.com/document/d/1-v_Bt957TsggfPq64iZKM6LzmAtf_yEdKJXwFH4DDfI/edit?pli=1&amp;tab=t.0#bookmark=id.nxkyctm7rw9f" TargetMode="External"/><Relationship Id="rId33" Type="http://schemas.openxmlformats.org/officeDocument/2006/relationships/hyperlink" Target="https://docs.google.com/document/d/1V2VZMB-ujNpSArUKmIWdqPoXB-i7QuRp1zIN85DOLnw/edit?usp=sharing" TargetMode="External"/><Relationship Id="rId10" Type="http://schemas.openxmlformats.org/officeDocument/2006/relationships/hyperlink" Target="https://docs.google.com/document/d/1wjhcVy1CNug9LyLaNImH-9OZFyyT7-Z97ALZYH0AtOw/edit?usp=sharing" TargetMode="External"/><Relationship Id="rId32" Type="http://schemas.openxmlformats.org/officeDocument/2006/relationships/hyperlink" Target="https://docs.google.com/document/d/1mCUMsvcyDiuwAi08DrmG_TqnaiQmWWWlK45mBAewMJo/edit?usp=sharing" TargetMode="External"/><Relationship Id="rId13" Type="http://schemas.openxmlformats.org/officeDocument/2006/relationships/hyperlink" Target="https://docs.google.com/document/d/1mCUMsvcyDiuwAi08DrmG_TqnaiQmWWWlK45mBAewMJo/edit?usp=sharing" TargetMode="External"/><Relationship Id="rId12" Type="http://schemas.openxmlformats.org/officeDocument/2006/relationships/hyperlink" Target="https://docs.google.com/document/d/1IZAd7hPH5dBls8nSz-CsCysfwpWjM9DTMmAvXzmay2s/edit?usp=sharing" TargetMode="External"/><Relationship Id="rId15" Type="http://schemas.openxmlformats.org/officeDocument/2006/relationships/hyperlink" Target="https://docs.google.com/document/d/1y1iYQKb3_w_FgadWdgezQFFJHpnzPUbJqGieZARONaw/edit?tab=t.0#bookmark=id.xhf3cefkgcl8" TargetMode="External"/><Relationship Id="rId14" Type="http://schemas.openxmlformats.org/officeDocument/2006/relationships/hyperlink" Target="https://docs.google.com/document/d/1Vvk1ypZ3SUkeGU_QKVVD9fiFR2r62JDTZlHLCRLmYCc/edit?usp=sharing" TargetMode="External"/><Relationship Id="rId17" Type="http://schemas.openxmlformats.org/officeDocument/2006/relationships/hyperlink" Target="https://docs.google.com/spreadsheets/d/1ZsRM1L8fT7CgwU7uaVqxikgwxp6rSS4BanYKSCgEdgg/edit?usp=sharing" TargetMode="External"/><Relationship Id="rId16" Type="http://schemas.openxmlformats.org/officeDocument/2006/relationships/hyperlink" Target="https://docs.google.com/document/d/18fvH9NVm232uMBFMztNJQDdciHo08qCVu9T3LUsCF70/edit?usp=sharing" TargetMode="External"/><Relationship Id="rId19" Type="http://schemas.openxmlformats.org/officeDocument/2006/relationships/hyperlink" Target="https://docs.google.com/document/d/1N64Xz6ktiWWuVr2R139jC-5c31byEK-5G0k46NBsZsw/edit?usp=sharing" TargetMode="External"/><Relationship Id="rId18" Type="http://schemas.openxmlformats.org/officeDocument/2006/relationships/hyperlink" Target="https://docs.google.com/document/d/15BqX3WdJLgWXQhlHNCtJHAfGHHl3xUiVKsBmqRplbT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